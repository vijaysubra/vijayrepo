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color w:val="auto"/>
          <w:sz w:val="20"/>
          <w:szCs w:val="24"/>
          <w:lang w:val="en-GB" w:eastAsia="cs-CZ"/>
        </w:rPr>
        <w:id w:val="-794905739"/>
        <w:docPartObj>
          <w:docPartGallery w:val="Table of Contents"/>
          <w:docPartUnique/>
        </w:docPartObj>
      </w:sdtPr>
      <w:sdtEndPr>
        <w:rPr>
          <w:b/>
          <w:bCs/>
          <w:noProof/>
        </w:rPr>
      </w:sdtEndPr>
      <w:sdtContent>
        <w:p w14:paraId="234DEFE9" w14:textId="725526D3" w:rsidR="00C72DD5" w:rsidRPr="007876AD" w:rsidRDefault="00C72DD5">
          <w:pPr>
            <w:pStyle w:val="TOCHeading"/>
            <w:rPr>
              <w:rFonts w:ascii="Arial" w:hAnsi="Arial" w:cs="Arial"/>
              <w:sz w:val="24"/>
              <w:szCs w:val="24"/>
            </w:rPr>
          </w:pPr>
          <w:r w:rsidRPr="007876AD">
            <w:rPr>
              <w:rFonts w:ascii="Arial" w:hAnsi="Arial" w:cs="Arial"/>
              <w:sz w:val="24"/>
              <w:szCs w:val="24"/>
            </w:rPr>
            <w:t>Table of Contents</w:t>
          </w:r>
        </w:p>
        <w:p w14:paraId="3F63B9DB" w14:textId="529F949A" w:rsidR="00887DA3" w:rsidRPr="007876AD" w:rsidRDefault="00C72DD5">
          <w:pPr>
            <w:pStyle w:val="TOC1"/>
            <w:tabs>
              <w:tab w:val="left" w:pos="400"/>
              <w:tab w:val="right" w:leader="dot" w:pos="9350"/>
            </w:tabs>
            <w:rPr>
              <w:rFonts w:eastAsiaTheme="minorEastAsia" w:cs="Arial"/>
              <w:noProof/>
              <w:sz w:val="24"/>
              <w:lang w:val="en-IN" w:eastAsia="en-IN"/>
            </w:rPr>
          </w:pPr>
          <w:r w:rsidRPr="007876AD">
            <w:rPr>
              <w:rFonts w:cs="Arial"/>
              <w:sz w:val="24"/>
            </w:rPr>
            <w:fldChar w:fldCharType="begin"/>
          </w:r>
          <w:r w:rsidRPr="007876AD">
            <w:rPr>
              <w:rFonts w:cs="Arial"/>
              <w:sz w:val="24"/>
            </w:rPr>
            <w:instrText xml:space="preserve"> TOC \o "1-3" \h \z \u </w:instrText>
          </w:r>
          <w:r w:rsidRPr="007876AD">
            <w:rPr>
              <w:rFonts w:cs="Arial"/>
              <w:sz w:val="24"/>
            </w:rPr>
            <w:fldChar w:fldCharType="separate"/>
          </w:r>
          <w:hyperlink w:anchor="_Toc101367941" w:history="1">
            <w:r w:rsidR="00887DA3" w:rsidRPr="007876AD">
              <w:rPr>
                <w:rStyle w:val="Hyperlink"/>
                <w:rFonts w:cs="Arial"/>
                <w:b/>
                <w:bCs/>
                <w:noProof/>
                <w:sz w:val="24"/>
              </w:rPr>
              <w:t>1.</w:t>
            </w:r>
            <w:r w:rsidR="00887DA3" w:rsidRPr="007876AD">
              <w:rPr>
                <w:rFonts w:eastAsiaTheme="minorEastAsia" w:cs="Arial"/>
                <w:noProof/>
                <w:sz w:val="24"/>
                <w:lang w:val="en-IN" w:eastAsia="en-IN"/>
              </w:rPr>
              <w:tab/>
            </w:r>
            <w:r w:rsidR="00887DA3" w:rsidRPr="007876AD">
              <w:rPr>
                <w:rStyle w:val="Hyperlink"/>
                <w:rFonts w:cs="Arial"/>
                <w:b/>
                <w:bCs/>
                <w:noProof/>
                <w:sz w:val="24"/>
              </w:rPr>
              <w:t>Introduction</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_Toc101367941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2</w:t>
            </w:r>
            <w:r w:rsidR="00887DA3" w:rsidRPr="007876AD">
              <w:rPr>
                <w:rFonts w:cs="Arial"/>
                <w:noProof/>
                <w:webHidden/>
                <w:sz w:val="24"/>
              </w:rPr>
              <w:fldChar w:fldCharType="end"/>
            </w:r>
          </w:hyperlink>
        </w:p>
        <w:p w14:paraId="6FDDDF1F" w14:textId="0A763322" w:rsidR="00887DA3" w:rsidRPr="007876AD" w:rsidRDefault="00057200">
          <w:pPr>
            <w:pStyle w:val="TOC2"/>
            <w:tabs>
              <w:tab w:val="left" w:pos="880"/>
              <w:tab w:val="right" w:leader="dot" w:pos="9350"/>
            </w:tabs>
            <w:rPr>
              <w:rFonts w:eastAsiaTheme="minorEastAsia" w:cs="Arial"/>
              <w:noProof/>
              <w:sz w:val="24"/>
              <w:lang w:val="en-IN" w:eastAsia="en-IN"/>
            </w:rPr>
          </w:pPr>
          <w:hyperlink w:anchor="_Toc101367942" w:history="1">
            <w:r w:rsidR="00887DA3" w:rsidRPr="007876AD">
              <w:rPr>
                <w:rStyle w:val="Hyperlink"/>
                <w:rFonts w:cs="Arial"/>
                <w:noProof/>
                <w:sz w:val="24"/>
              </w:rPr>
              <w:t>1.1.</w:t>
            </w:r>
            <w:r w:rsidR="00887DA3" w:rsidRPr="007876AD">
              <w:rPr>
                <w:rFonts w:eastAsiaTheme="minorEastAsia" w:cs="Arial"/>
                <w:noProof/>
                <w:sz w:val="24"/>
                <w:lang w:val="en-IN" w:eastAsia="en-IN"/>
              </w:rPr>
              <w:tab/>
            </w:r>
            <w:r w:rsidR="00887DA3" w:rsidRPr="007876AD">
              <w:rPr>
                <w:rStyle w:val="Hyperlink"/>
                <w:rFonts w:cs="Arial"/>
                <w:noProof/>
                <w:sz w:val="24"/>
              </w:rPr>
              <w:t>Purpose</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_Toc101367942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2</w:t>
            </w:r>
            <w:r w:rsidR="00887DA3" w:rsidRPr="007876AD">
              <w:rPr>
                <w:rFonts w:cs="Arial"/>
                <w:noProof/>
                <w:webHidden/>
                <w:sz w:val="24"/>
              </w:rPr>
              <w:fldChar w:fldCharType="end"/>
            </w:r>
          </w:hyperlink>
        </w:p>
        <w:p w14:paraId="2DC59CED" w14:textId="6DC43608" w:rsidR="00887DA3" w:rsidRPr="007876AD" w:rsidRDefault="00057200">
          <w:pPr>
            <w:pStyle w:val="TOC2"/>
            <w:tabs>
              <w:tab w:val="left" w:pos="880"/>
              <w:tab w:val="right" w:leader="dot" w:pos="9350"/>
            </w:tabs>
            <w:rPr>
              <w:rFonts w:eastAsiaTheme="minorEastAsia" w:cs="Arial"/>
              <w:noProof/>
              <w:sz w:val="24"/>
              <w:lang w:val="en-IN" w:eastAsia="en-IN"/>
            </w:rPr>
          </w:pPr>
          <w:hyperlink w:anchor="_Toc101367943" w:history="1">
            <w:r w:rsidR="00887DA3" w:rsidRPr="007876AD">
              <w:rPr>
                <w:rStyle w:val="Hyperlink"/>
                <w:rFonts w:cs="Arial"/>
                <w:noProof/>
                <w:sz w:val="24"/>
              </w:rPr>
              <w:t>1.2.</w:t>
            </w:r>
            <w:r w:rsidR="00887DA3" w:rsidRPr="007876AD">
              <w:rPr>
                <w:rFonts w:eastAsiaTheme="minorEastAsia" w:cs="Arial"/>
                <w:noProof/>
                <w:sz w:val="24"/>
                <w:lang w:val="en-IN" w:eastAsia="en-IN"/>
              </w:rPr>
              <w:tab/>
            </w:r>
            <w:r w:rsidR="00887DA3" w:rsidRPr="007876AD">
              <w:rPr>
                <w:rStyle w:val="Hyperlink"/>
                <w:rFonts w:cs="Arial"/>
                <w:noProof/>
                <w:sz w:val="24"/>
              </w:rPr>
              <w:t>Scope of this document</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_Toc101367943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2</w:t>
            </w:r>
            <w:r w:rsidR="00887DA3" w:rsidRPr="007876AD">
              <w:rPr>
                <w:rFonts w:cs="Arial"/>
                <w:noProof/>
                <w:webHidden/>
                <w:sz w:val="24"/>
              </w:rPr>
              <w:fldChar w:fldCharType="end"/>
            </w:r>
          </w:hyperlink>
        </w:p>
        <w:p w14:paraId="112202E6" w14:textId="0D3C252E" w:rsidR="00887DA3" w:rsidRPr="007876AD" w:rsidRDefault="00057200">
          <w:pPr>
            <w:pStyle w:val="TOC1"/>
            <w:tabs>
              <w:tab w:val="left" w:pos="400"/>
              <w:tab w:val="right" w:leader="dot" w:pos="9350"/>
            </w:tabs>
            <w:rPr>
              <w:rFonts w:eastAsiaTheme="minorEastAsia" w:cs="Arial"/>
              <w:noProof/>
              <w:sz w:val="24"/>
              <w:lang w:val="en-IN" w:eastAsia="en-IN"/>
            </w:rPr>
          </w:pPr>
          <w:hyperlink w:anchor="_Toc101367944" w:history="1">
            <w:r w:rsidR="00887DA3" w:rsidRPr="007876AD">
              <w:rPr>
                <w:rStyle w:val="Hyperlink"/>
                <w:rFonts w:cs="Arial"/>
                <w:b/>
                <w:bCs/>
                <w:noProof/>
                <w:sz w:val="24"/>
              </w:rPr>
              <w:t>2.</w:t>
            </w:r>
            <w:r w:rsidR="00887DA3" w:rsidRPr="007876AD">
              <w:rPr>
                <w:rFonts w:eastAsiaTheme="minorEastAsia" w:cs="Arial"/>
                <w:noProof/>
                <w:sz w:val="24"/>
                <w:lang w:val="en-IN" w:eastAsia="en-IN"/>
              </w:rPr>
              <w:tab/>
            </w:r>
            <w:r w:rsidR="00887DA3" w:rsidRPr="007876AD">
              <w:rPr>
                <w:rStyle w:val="Hyperlink"/>
                <w:rFonts w:cs="Arial"/>
                <w:b/>
                <w:bCs/>
                <w:noProof/>
                <w:sz w:val="24"/>
              </w:rPr>
              <w:t>SAP Landscape Details</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_Toc101367944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2</w:t>
            </w:r>
            <w:r w:rsidR="00887DA3" w:rsidRPr="007876AD">
              <w:rPr>
                <w:rFonts w:cs="Arial"/>
                <w:noProof/>
                <w:webHidden/>
                <w:sz w:val="24"/>
              </w:rPr>
              <w:fldChar w:fldCharType="end"/>
            </w:r>
          </w:hyperlink>
        </w:p>
        <w:p w14:paraId="60D5DA04" w14:textId="6B9BB8EF" w:rsidR="00887DA3" w:rsidRPr="007876AD" w:rsidRDefault="00057200">
          <w:pPr>
            <w:pStyle w:val="TOC2"/>
            <w:tabs>
              <w:tab w:val="left" w:pos="880"/>
              <w:tab w:val="right" w:leader="dot" w:pos="9350"/>
            </w:tabs>
            <w:rPr>
              <w:rFonts w:eastAsiaTheme="minorEastAsia" w:cs="Arial"/>
              <w:noProof/>
              <w:sz w:val="24"/>
              <w:lang w:val="en-IN" w:eastAsia="en-IN"/>
            </w:rPr>
          </w:pPr>
          <w:hyperlink w:anchor="_Toc101367945" w:history="1">
            <w:r w:rsidR="00887DA3" w:rsidRPr="007876AD">
              <w:rPr>
                <w:rStyle w:val="Hyperlink"/>
                <w:rFonts w:cs="Arial"/>
                <w:noProof/>
                <w:sz w:val="24"/>
              </w:rPr>
              <w:t>2.1.</w:t>
            </w:r>
            <w:r w:rsidR="00887DA3" w:rsidRPr="007876AD">
              <w:rPr>
                <w:rFonts w:eastAsiaTheme="minorEastAsia" w:cs="Arial"/>
                <w:noProof/>
                <w:sz w:val="24"/>
                <w:lang w:val="en-IN" w:eastAsia="en-IN"/>
              </w:rPr>
              <w:tab/>
            </w:r>
            <w:r w:rsidR="00887DA3" w:rsidRPr="007876AD">
              <w:rPr>
                <w:rStyle w:val="Hyperlink"/>
                <w:rFonts w:cs="Arial"/>
                <w:noProof/>
                <w:sz w:val="24"/>
              </w:rPr>
              <w:t>CMO Data Center Locations</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_Toc101367945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2</w:t>
            </w:r>
            <w:r w:rsidR="00887DA3" w:rsidRPr="007876AD">
              <w:rPr>
                <w:rFonts w:cs="Arial"/>
                <w:noProof/>
                <w:webHidden/>
                <w:sz w:val="24"/>
              </w:rPr>
              <w:fldChar w:fldCharType="end"/>
            </w:r>
          </w:hyperlink>
        </w:p>
        <w:p w14:paraId="0719A898" w14:textId="07873587" w:rsidR="00887DA3" w:rsidRPr="007876AD" w:rsidRDefault="00057200">
          <w:pPr>
            <w:pStyle w:val="TOC2"/>
            <w:tabs>
              <w:tab w:val="right" w:leader="dot" w:pos="9350"/>
            </w:tabs>
            <w:rPr>
              <w:rFonts w:eastAsiaTheme="minorEastAsia" w:cs="Arial"/>
              <w:noProof/>
              <w:sz w:val="24"/>
              <w:lang w:val="en-IN" w:eastAsia="en-IN"/>
            </w:rPr>
          </w:pPr>
          <w:hyperlink w:anchor="_Toc101367946" w:history="1">
            <w:r w:rsidR="00887DA3" w:rsidRPr="007876AD">
              <w:rPr>
                <w:rStyle w:val="Hyperlink"/>
                <w:rFonts w:cs="Arial"/>
                <w:noProof/>
                <w:sz w:val="24"/>
              </w:rPr>
              <w:t>2.2   Systems Involved in migration</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_Toc101367946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3</w:t>
            </w:r>
            <w:r w:rsidR="00887DA3" w:rsidRPr="007876AD">
              <w:rPr>
                <w:rFonts w:cs="Arial"/>
                <w:noProof/>
                <w:webHidden/>
                <w:sz w:val="24"/>
              </w:rPr>
              <w:fldChar w:fldCharType="end"/>
            </w:r>
          </w:hyperlink>
        </w:p>
        <w:p w14:paraId="7E657A39" w14:textId="6235E1D5" w:rsidR="00887DA3" w:rsidRPr="007876AD" w:rsidRDefault="00057200">
          <w:pPr>
            <w:pStyle w:val="TOC2"/>
            <w:tabs>
              <w:tab w:val="right" w:leader="dot" w:pos="9350"/>
            </w:tabs>
            <w:rPr>
              <w:rFonts w:eastAsiaTheme="minorEastAsia" w:cs="Arial"/>
              <w:noProof/>
              <w:sz w:val="24"/>
              <w:lang w:val="en-IN" w:eastAsia="en-IN"/>
            </w:rPr>
          </w:pPr>
          <w:hyperlink w:anchor="_Toc101367947" w:history="1">
            <w:r w:rsidR="00887DA3" w:rsidRPr="007876AD">
              <w:rPr>
                <w:rStyle w:val="Hyperlink"/>
                <w:rFonts w:cs="Arial"/>
                <w:noProof/>
                <w:sz w:val="24"/>
              </w:rPr>
              <w:t>2.3 CMO Vs FMO Version comparison</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_Toc101367947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3</w:t>
            </w:r>
            <w:r w:rsidR="00887DA3" w:rsidRPr="007876AD">
              <w:rPr>
                <w:rFonts w:cs="Arial"/>
                <w:noProof/>
                <w:webHidden/>
                <w:sz w:val="24"/>
              </w:rPr>
              <w:fldChar w:fldCharType="end"/>
            </w:r>
          </w:hyperlink>
        </w:p>
        <w:p w14:paraId="160EE6F4" w14:textId="5BFF78E9" w:rsidR="00887DA3" w:rsidRPr="007876AD" w:rsidRDefault="00057200">
          <w:pPr>
            <w:pStyle w:val="TOC2"/>
            <w:tabs>
              <w:tab w:val="right" w:leader="dot" w:pos="9350"/>
            </w:tabs>
            <w:rPr>
              <w:rFonts w:eastAsiaTheme="minorEastAsia" w:cs="Arial"/>
              <w:noProof/>
              <w:sz w:val="24"/>
              <w:lang w:val="en-IN" w:eastAsia="en-IN"/>
            </w:rPr>
          </w:pPr>
          <w:hyperlink w:anchor="_Toc101367948" w:history="1">
            <w:r w:rsidR="00887DA3" w:rsidRPr="007876AD">
              <w:rPr>
                <w:rStyle w:val="Hyperlink"/>
                <w:rFonts w:cs="Arial"/>
                <w:noProof/>
                <w:sz w:val="24"/>
              </w:rPr>
              <w:t>2.4 Version supportability in Azure</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_Toc101367948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3</w:t>
            </w:r>
            <w:r w:rsidR="00887DA3" w:rsidRPr="007876AD">
              <w:rPr>
                <w:rFonts w:cs="Arial"/>
                <w:noProof/>
                <w:webHidden/>
                <w:sz w:val="24"/>
              </w:rPr>
              <w:fldChar w:fldCharType="end"/>
            </w:r>
          </w:hyperlink>
        </w:p>
        <w:p w14:paraId="54BED710" w14:textId="1C74DE7A" w:rsidR="00887DA3" w:rsidRPr="007876AD" w:rsidRDefault="00057200">
          <w:pPr>
            <w:pStyle w:val="TOC2"/>
            <w:tabs>
              <w:tab w:val="right" w:leader="dot" w:pos="9350"/>
            </w:tabs>
            <w:rPr>
              <w:rFonts w:eastAsiaTheme="minorEastAsia" w:cs="Arial"/>
              <w:noProof/>
              <w:sz w:val="24"/>
              <w:lang w:val="en-IN" w:eastAsia="en-IN"/>
            </w:rPr>
          </w:pPr>
          <w:hyperlink w:anchor="_Toc101367949" w:history="1">
            <w:r w:rsidR="00887DA3" w:rsidRPr="007876AD">
              <w:rPr>
                <w:rStyle w:val="Hyperlink"/>
                <w:rFonts w:cs="Arial"/>
                <w:noProof/>
                <w:sz w:val="24"/>
              </w:rPr>
              <w:t xml:space="preserve">2.5 CMO Network Details </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_Toc101367949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4</w:t>
            </w:r>
            <w:r w:rsidR="00887DA3" w:rsidRPr="007876AD">
              <w:rPr>
                <w:rFonts w:cs="Arial"/>
                <w:noProof/>
                <w:webHidden/>
                <w:sz w:val="24"/>
              </w:rPr>
              <w:fldChar w:fldCharType="end"/>
            </w:r>
          </w:hyperlink>
        </w:p>
        <w:p w14:paraId="384D5209" w14:textId="516D46A2" w:rsidR="00887DA3" w:rsidRPr="007876AD" w:rsidRDefault="00057200">
          <w:pPr>
            <w:pStyle w:val="TOC2"/>
            <w:tabs>
              <w:tab w:val="right" w:leader="dot" w:pos="9350"/>
            </w:tabs>
            <w:rPr>
              <w:rFonts w:eastAsiaTheme="minorEastAsia" w:cs="Arial"/>
              <w:noProof/>
              <w:sz w:val="24"/>
              <w:lang w:val="en-IN" w:eastAsia="en-IN"/>
            </w:rPr>
          </w:pPr>
          <w:hyperlink w:anchor="_Toc101367950" w:history="1">
            <w:r w:rsidR="00887DA3" w:rsidRPr="007876AD">
              <w:rPr>
                <w:rStyle w:val="Hyperlink"/>
                <w:rFonts w:cs="Arial"/>
                <w:noProof/>
                <w:sz w:val="24"/>
              </w:rPr>
              <w:t>2.6 CMO Sizing</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_Toc101367950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5</w:t>
            </w:r>
            <w:r w:rsidR="00887DA3" w:rsidRPr="007876AD">
              <w:rPr>
                <w:rFonts w:cs="Arial"/>
                <w:noProof/>
                <w:webHidden/>
                <w:sz w:val="24"/>
              </w:rPr>
              <w:fldChar w:fldCharType="end"/>
            </w:r>
          </w:hyperlink>
        </w:p>
        <w:p w14:paraId="0950F937" w14:textId="3F5710AA" w:rsidR="00887DA3" w:rsidRPr="007876AD" w:rsidRDefault="00057200">
          <w:pPr>
            <w:pStyle w:val="TOC1"/>
            <w:tabs>
              <w:tab w:val="left" w:pos="400"/>
              <w:tab w:val="right" w:leader="dot" w:pos="9350"/>
            </w:tabs>
            <w:rPr>
              <w:rFonts w:eastAsiaTheme="minorEastAsia" w:cs="Arial"/>
              <w:noProof/>
              <w:sz w:val="24"/>
              <w:lang w:val="en-IN" w:eastAsia="en-IN"/>
            </w:rPr>
          </w:pPr>
          <w:hyperlink w:anchor="_Toc101367951" w:history="1">
            <w:r w:rsidR="00887DA3" w:rsidRPr="007876AD">
              <w:rPr>
                <w:rStyle w:val="Hyperlink"/>
                <w:rFonts w:cs="Arial"/>
                <w:b/>
                <w:bCs/>
                <w:noProof/>
                <w:sz w:val="24"/>
              </w:rPr>
              <w:t>3.</w:t>
            </w:r>
            <w:r w:rsidR="00887DA3" w:rsidRPr="007876AD">
              <w:rPr>
                <w:rFonts w:eastAsiaTheme="minorEastAsia" w:cs="Arial"/>
                <w:noProof/>
                <w:sz w:val="24"/>
                <w:lang w:val="en-IN" w:eastAsia="en-IN"/>
              </w:rPr>
              <w:tab/>
            </w:r>
            <w:r w:rsidR="00887DA3" w:rsidRPr="007876AD">
              <w:rPr>
                <w:rStyle w:val="Hyperlink"/>
                <w:rFonts w:cs="Arial"/>
                <w:b/>
                <w:bCs/>
                <w:noProof/>
                <w:sz w:val="24"/>
              </w:rPr>
              <w:t>System Architecture and Design Principles</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_Toc101367951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6</w:t>
            </w:r>
            <w:r w:rsidR="00887DA3" w:rsidRPr="007876AD">
              <w:rPr>
                <w:rFonts w:cs="Arial"/>
                <w:noProof/>
                <w:webHidden/>
                <w:sz w:val="24"/>
              </w:rPr>
              <w:fldChar w:fldCharType="end"/>
            </w:r>
          </w:hyperlink>
        </w:p>
        <w:p w14:paraId="02757393" w14:textId="298535E8" w:rsidR="00887DA3" w:rsidRPr="007876AD" w:rsidRDefault="00057200">
          <w:pPr>
            <w:pStyle w:val="TOC2"/>
            <w:tabs>
              <w:tab w:val="left" w:pos="880"/>
              <w:tab w:val="right" w:leader="dot" w:pos="9350"/>
            </w:tabs>
            <w:rPr>
              <w:rFonts w:eastAsiaTheme="minorEastAsia" w:cs="Arial"/>
              <w:noProof/>
              <w:sz w:val="24"/>
              <w:lang w:val="en-IN" w:eastAsia="en-IN"/>
            </w:rPr>
          </w:pPr>
          <w:hyperlink w:anchor="_Toc101367952" w:history="1">
            <w:r w:rsidR="00887DA3" w:rsidRPr="007876AD">
              <w:rPr>
                <w:rStyle w:val="Hyperlink"/>
                <w:rFonts w:cs="Arial"/>
                <w:noProof/>
                <w:sz w:val="24"/>
              </w:rPr>
              <w:t>3.1.</w:t>
            </w:r>
            <w:r w:rsidR="00887DA3" w:rsidRPr="007876AD">
              <w:rPr>
                <w:rFonts w:eastAsiaTheme="minorEastAsia" w:cs="Arial"/>
                <w:noProof/>
                <w:sz w:val="24"/>
                <w:lang w:val="en-IN" w:eastAsia="en-IN"/>
              </w:rPr>
              <w:tab/>
            </w:r>
            <w:r w:rsidR="00887DA3" w:rsidRPr="007876AD">
              <w:rPr>
                <w:rStyle w:val="Hyperlink"/>
                <w:rFonts w:cs="Arial"/>
                <w:noProof/>
                <w:sz w:val="24"/>
              </w:rPr>
              <w:t>High Level Architecture diagram</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_Toc101367952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6</w:t>
            </w:r>
            <w:r w:rsidR="00887DA3" w:rsidRPr="007876AD">
              <w:rPr>
                <w:rFonts w:cs="Arial"/>
                <w:noProof/>
                <w:webHidden/>
                <w:sz w:val="24"/>
              </w:rPr>
              <w:fldChar w:fldCharType="end"/>
            </w:r>
          </w:hyperlink>
        </w:p>
        <w:p w14:paraId="6EDF718B" w14:textId="58827195" w:rsidR="00887DA3" w:rsidRPr="007876AD" w:rsidRDefault="00057200">
          <w:pPr>
            <w:pStyle w:val="TOC2"/>
            <w:tabs>
              <w:tab w:val="left" w:pos="880"/>
              <w:tab w:val="right" w:leader="dot" w:pos="9350"/>
            </w:tabs>
            <w:rPr>
              <w:rFonts w:eastAsiaTheme="minorEastAsia" w:cs="Arial"/>
              <w:noProof/>
              <w:sz w:val="24"/>
              <w:lang w:val="en-IN" w:eastAsia="en-IN"/>
            </w:rPr>
          </w:pPr>
          <w:hyperlink w:anchor="_Toc101367953" w:history="1">
            <w:r w:rsidR="00887DA3" w:rsidRPr="007876AD">
              <w:rPr>
                <w:rStyle w:val="Hyperlink"/>
                <w:rFonts w:cs="Arial"/>
                <w:noProof/>
                <w:sz w:val="24"/>
              </w:rPr>
              <w:t>3.2.</w:t>
            </w:r>
            <w:r w:rsidR="00887DA3" w:rsidRPr="007876AD">
              <w:rPr>
                <w:rFonts w:eastAsiaTheme="minorEastAsia" w:cs="Arial"/>
                <w:noProof/>
                <w:sz w:val="24"/>
                <w:lang w:val="en-IN" w:eastAsia="en-IN"/>
              </w:rPr>
              <w:tab/>
            </w:r>
            <w:r w:rsidR="00887DA3" w:rsidRPr="007876AD">
              <w:rPr>
                <w:rStyle w:val="Hyperlink"/>
                <w:rFonts w:cs="Arial"/>
                <w:noProof/>
                <w:sz w:val="24"/>
              </w:rPr>
              <w:t>Key Architecture Principal</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_Toc101367953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6</w:t>
            </w:r>
            <w:r w:rsidR="00887DA3" w:rsidRPr="007876AD">
              <w:rPr>
                <w:rFonts w:cs="Arial"/>
                <w:noProof/>
                <w:webHidden/>
                <w:sz w:val="24"/>
              </w:rPr>
              <w:fldChar w:fldCharType="end"/>
            </w:r>
          </w:hyperlink>
        </w:p>
        <w:p w14:paraId="0D13C29C" w14:textId="74DEFB96" w:rsidR="00887DA3" w:rsidRPr="007876AD" w:rsidRDefault="00057200">
          <w:pPr>
            <w:pStyle w:val="TOC2"/>
            <w:tabs>
              <w:tab w:val="left" w:pos="880"/>
              <w:tab w:val="right" w:leader="dot" w:pos="9350"/>
            </w:tabs>
            <w:rPr>
              <w:rFonts w:eastAsiaTheme="minorEastAsia" w:cs="Arial"/>
              <w:noProof/>
              <w:sz w:val="24"/>
              <w:lang w:val="en-IN" w:eastAsia="en-IN"/>
            </w:rPr>
          </w:pPr>
          <w:hyperlink w:anchor="_Toc101367954" w:history="1">
            <w:r w:rsidR="00887DA3" w:rsidRPr="007876AD">
              <w:rPr>
                <w:rStyle w:val="Hyperlink"/>
                <w:rFonts w:cs="Arial"/>
                <w:noProof/>
                <w:sz w:val="24"/>
              </w:rPr>
              <w:t>3.3.</w:t>
            </w:r>
            <w:r w:rsidR="00887DA3" w:rsidRPr="007876AD">
              <w:rPr>
                <w:rFonts w:eastAsiaTheme="minorEastAsia" w:cs="Arial"/>
                <w:noProof/>
                <w:sz w:val="24"/>
                <w:lang w:val="en-IN" w:eastAsia="en-IN"/>
              </w:rPr>
              <w:tab/>
            </w:r>
            <w:r w:rsidR="00887DA3" w:rsidRPr="007876AD">
              <w:rPr>
                <w:rStyle w:val="Hyperlink"/>
                <w:rFonts w:cs="Arial"/>
                <w:noProof/>
                <w:sz w:val="24"/>
              </w:rPr>
              <w:t>Azure components explained</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_Toc101367954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7</w:t>
            </w:r>
            <w:r w:rsidR="00887DA3" w:rsidRPr="007876AD">
              <w:rPr>
                <w:rFonts w:cs="Arial"/>
                <w:noProof/>
                <w:webHidden/>
                <w:sz w:val="24"/>
              </w:rPr>
              <w:fldChar w:fldCharType="end"/>
            </w:r>
          </w:hyperlink>
        </w:p>
        <w:p w14:paraId="4A1D8E72" w14:textId="2CAA8130" w:rsidR="00887DA3" w:rsidRPr="007876AD" w:rsidRDefault="00057200">
          <w:pPr>
            <w:pStyle w:val="TOC3"/>
            <w:tabs>
              <w:tab w:val="left" w:pos="1320"/>
              <w:tab w:val="right" w:leader="dot" w:pos="9350"/>
            </w:tabs>
            <w:rPr>
              <w:rFonts w:eastAsiaTheme="minorEastAsia" w:cs="Arial"/>
              <w:noProof/>
              <w:sz w:val="24"/>
              <w:lang w:val="en-IN" w:eastAsia="en-IN"/>
            </w:rPr>
          </w:pPr>
          <w:hyperlink w:anchor="_Toc101367955" w:history="1">
            <w:r w:rsidR="00887DA3" w:rsidRPr="007876AD">
              <w:rPr>
                <w:rStyle w:val="Hyperlink"/>
                <w:rFonts w:cs="Arial"/>
                <w:noProof/>
                <w:sz w:val="24"/>
              </w:rPr>
              <w:t>3.3.1.</w:t>
            </w:r>
            <w:r w:rsidR="00887DA3" w:rsidRPr="007876AD">
              <w:rPr>
                <w:rFonts w:eastAsiaTheme="minorEastAsia" w:cs="Arial"/>
                <w:noProof/>
                <w:sz w:val="24"/>
                <w:lang w:val="en-IN" w:eastAsia="en-IN"/>
              </w:rPr>
              <w:tab/>
            </w:r>
            <w:r w:rsidR="00887DA3" w:rsidRPr="007876AD">
              <w:rPr>
                <w:rStyle w:val="Hyperlink"/>
                <w:rFonts w:cs="Arial"/>
                <w:noProof/>
                <w:sz w:val="24"/>
              </w:rPr>
              <w:t>Region</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_Toc101367955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7</w:t>
            </w:r>
            <w:r w:rsidR="00887DA3" w:rsidRPr="007876AD">
              <w:rPr>
                <w:rFonts w:cs="Arial"/>
                <w:noProof/>
                <w:webHidden/>
                <w:sz w:val="24"/>
              </w:rPr>
              <w:fldChar w:fldCharType="end"/>
            </w:r>
          </w:hyperlink>
        </w:p>
        <w:p w14:paraId="6AEE98F5" w14:textId="7704E262" w:rsidR="00887DA3" w:rsidRPr="007876AD" w:rsidRDefault="00057200">
          <w:pPr>
            <w:pStyle w:val="TOC3"/>
            <w:tabs>
              <w:tab w:val="left" w:pos="1320"/>
              <w:tab w:val="right" w:leader="dot" w:pos="9350"/>
            </w:tabs>
            <w:rPr>
              <w:rFonts w:eastAsiaTheme="minorEastAsia" w:cs="Arial"/>
              <w:noProof/>
              <w:sz w:val="24"/>
              <w:lang w:val="en-IN" w:eastAsia="en-IN"/>
            </w:rPr>
          </w:pPr>
          <w:hyperlink w:anchor="_Toc101367956" w:history="1">
            <w:r w:rsidR="00887DA3" w:rsidRPr="007876AD">
              <w:rPr>
                <w:rStyle w:val="Hyperlink"/>
                <w:rFonts w:cs="Arial"/>
                <w:noProof/>
                <w:sz w:val="24"/>
              </w:rPr>
              <w:t>3.3.2.</w:t>
            </w:r>
            <w:r w:rsidR="00887DA3" w:rsidRPr="007876AD">
              <w:rPr>
                <w:rFonts w:eastAsiaTheme="minorEastAsia" w:cs="Arial"/>
                <w:noProof/>
                <w:sz w:val="24"/>
                <w:lang w:val="en-IN" w:eastAsia="en-IN"/>
              </w:rPr>
              <w:tab/>
            </w:r>
            <w:r w:rsidR="00887DA3" w:rsidRPr="007876AD">
              <w:rPr>
                <w:rStyle w:val="Hyperlink"/>
                <w:rFonts w:cs="Arial"/>
                <w:noProof/>
                <w:sz w:val="24"/>
              </w:rPr>
              <w:t>Availability Zone</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_Toc101367956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7</w:t>
            </w:r>
            <w:r w:rsidR="00887DA3" w:rsidRPr="007876AD">
              <w:rPr>
                <w:rFonts w:cs="Arial"/>
                <w:noProof/>
                <w:webHidden/>
                <w:sz w:val="24"/>
              </w:rPr>
              <w:fldChar w:fldCharType="end"/>
            </w:r>
          </w:hyperlink>
        </w:p>
        <w:p w14:paraId="5E6EDE45" w14:textId="43BA96C4" w:rsidR="00887DA3" w:rsidRPr="007876AD" w:rsidRDefault="00057200">
          <w:pPr>
            <w:pStyle w:val="TOC3"/>
            <w:tabs>
              <w:tab w:val="left" w:pos="1320"/>
              <w:tab w:val="right" w:leader="dot" w:pos="9350"/>
            </w:tabs>
            <w:rPr>
              <w:rFonts w:eastAsiaTheme="minorEastAsia" w:cs="Arial"/>
              <w:noProof/>
              <w:sz w:val="24"/>
              <w:lang w:val="en-IN" w:eastAsia="en-IN"/>
            </w:rPr>
          </w:pPr>
          <w:hyperlink w:anchor="_Toc101367957" w:history="1">
            <w:r w:rsidR="00887DA3" w:rsidRPr="007876AD">
              <w:rPr>
                <w:rStyle w:val="Hyperlink"/>
                <w:rFonts w:cs="Arial"/>
                <w:noProof/>
                <w:sz w:val="24"/>
              </w:rPr>
              <w:t>3.3.3.</w:t>
            </w:r>
            <w:r w:rsidR="00887DA3" w:rsidRPr="007876AD">
              <w:rPr>
                <w:rFonts w:eastAsiaTheme="minorEastAsia" w:cs="Arial"/>
                <w:noProof/>
                <w:sz w:val="24"/>
                <w:lang w:val="en-IN" w:eastAsia="en-IN"/>
              </w:rPr>
              <w:tab/>
            </w:r>
            <w:r w:rsidR="00887DA3" w:rsidRPr="007876AD">
              <w:rPr>
                <w:rStyle w:val="Hyperlink"/>
                <w:rFonts w:cs="Arial"/>
                <w:noProof/>
                <w:sz w:val="24"/>
              </w:rPr>
              <w:t>Virtual Machines (VM)</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_Toc101367957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7</w:t>
            </w:r>
            <w:r w:rsidR="00887DA3" w:rsidRPr="007876AD">
              <w:rPr>
                <w:rFonts w:cs="Arial"/>
                <w:noProof/>
                <w:webHidden/>
                <w:sz w:val="24"/>
              </w:rPr>
              <w:fldChar w:fldCharType="end"/>
            </w:r>
          </w:hyperlink>
        </w:p>
        <w:p w14:paraId="5E51F33A" w14:textId="727E70B9" w:rsidR="00887DA3" w:rsidRPr="007876AD" w:rsidRDefault="00057200">
          <w:pPr>
            <w:pStyle w:val="TOC3"/>
            <w:tabs>
              <w:tab w:val="left" w:pos="1320"/>
              <w:tab w:val="right" w:leader="dot" w:pos="9350"/>
            </w:tabs>
            <w:rPr>
              <w:rFonts w:eastAsiaTheme="minorEastAsia" w:cs="Arial"/>
              <w:noProof/>
              <w:sz w:val="24"/>
              <w:lang w:val="en-IN" w:eastAsia="en-IN"/>
            </w:rPr>
          </w:pPr>
          <w:hyperlink w:anchor="_Toc101367958" w:history="1">
            <w:r w:rsidR="00887DA3" w:rsidRPr="007876AD">
              <w:rPr>
                <w:rStyle w:val="Hyperlink"/>
                <w:rFonts w:cs="Arial"/>
                <w:noProof/>
                <w:sz w:val="24"/>
              </w:rPr>
              <w:t>3.3.4.</w:t>
            </w:r>
            <w:r w:rsidR="00887DA3" w:rsidRPr="007876AD">
              <w:rPr>
                <w:rFonts w:eastAsiaTheme="minorEastAsia" w:cs="Arial"/>
                <w:noProof/>
                <w:sz w:val="24"/>
                <w:lang w:val="en-IN" w:eastAsia="en-IN"/>
              </w:rPr>
              <w:tab/>
            </w:r>
            <w:r w:rsidR="00887DA3" w:rsidRPr="007876AD">
              <w:rPr>
                <w:rStyle w:val="Hyperlink"/>
                <w:rFonts w:cs="Arial"/>
                <w:noProof/>
                <w:sz w:val="24"/>
              </w:rPr>
              <w:t>Proximity Placement Group</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_Toc101367958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7</w:t>
            </w:r>
            <w:r w:rsidR="00887DA3" w:rsidRPr="007876AD">
              <w:rPr>
                <w:rFonts w:cs="Arial"/>
                <w:noProof/>
                <w:webHidden/>
                <w:sz w:val="24"/>
              </w:rPr>
              <w:fldChar w:fldCharType="end"/>
            </w:r>
          </w:hyperlink>
        </w:p>
        <w:p w14:paraId="08ECE312" w14:textId="7C3DE389" w:rsidR="00887DA3" w:rsidRPr="007876AD" w:rsidRDefault="00057200">
          <w:pPr>
            <w:pStyle w:val="TOC3"/>
            <w:tabs>
              <w:tab w:val="left" w:pos="1320"/>
              <w:tab w:val="right" w:leader="dot" w:pos="9350"/>
            </w:tabs>
            <w:rPr>
              <w:rFonts w:eastAsiaTheme="minorEastAsia" w:cs="Arial"/>
              <w:noProof/>
              <w:sz w:val="24"/>
              <w:lang w:val="en-IN" w:eastAsia="en-IN"/>
            </w:rPr>
          </w:pPr>
          <w:hyperlink w:anchor="_Toc101367959" w:history="1">
            <w:r w:rsidR="00887DA3" w:rsidRPr="007876AD">
              <w:rPr>
                <w:rStyle w:val="Hyperlink"/>
                <w:rFonts w:cs="Arial"/>
                <w:noProof/>
                <w:sz w:val="24"/>
              </w:rPr>
              <w:t>3.3.5.</w:t>
            </w:r>
            <w:r w:rsidR="00887DA3" w:rsidRPr="007876AD">
              <w:rPr>
                <w:rFonts w:eastAsiaTheme="minorEastAsia" w:cs="Arial"/>
                <w:noProof/>
                <w:sz w:val="24"/>
                <w:lang w:val="en-IN" w:eastAsia="en-IN"/>
              </w:rPr>
              <w:tab/>
            </w:r>
            <w:r w:rsidR="00887DA3" w:rsidRPr="007876AD">
              <w:rPr>
                <w:rStyle w:val="Hyperlink"/>
                <w:rFonts w:cs="Arial"/>
                <w:noProof/>
                <w:sz w:val="24"/>
              </w:rPr>
              <w:t>Accelerated networking</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_Toc101367959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8</w:t>
            </w:r>
            <w:r w:rsidR="00887DA3" w:rsidRPr="007876AD">
              <w:rPr>
                <w:rFonts w:cs="Arial"/>
                <w:noProof/>
                <w:webHidden/>
                <w:sz w:val="24"/>
              </w:rPr>
              <w:fldChar w:fldCharType="end"/>
            </w:r>
          </w:hyperlink>
        </w:p>
        <w:p w14:paraId="02CFEBB4" w14:textId="4B40ABAA" w:rsidR="00887DA3" w:rsidRPr="007876AD" w:rsidRDefault="00057200">
          <w:pPr>
            <w:pStyle w:val="TOC3"/>
            <w:tabs>
              <w:tab w:val="left" w:pos="1320"/>
              <w:tab w:val="right" w:leader="dot" w:pos="9350"/>
            </w:tabs>
            <w:rPr>
              <w:rFonts w:eastAsiaTheme="minorEastAsia" w:cs="Arial"/>
              <w:noProof/>
              <w:sz w:val="24"/>
              <w:lang w:val="en-IN" w:eastAsia="en-IN"/>
            </w:rPr>
          </w:pPr>
          <w:hyperlink w:anchor="_Toc101367960" w:history="1">
            <w:r w:rsidR="00887DA3" w:rsidRPr="007876AD">
              <w:rPr>
                <w:rStyle w:val="Hyperlink"/>
                <w:rFonts w:cs="Arial"/>
                <w:noProof/>
                <w:sz w:val="24"/>
              </w:rPr>
              <w:t>3.3.6.</w:t>
            </w:r>
            <w:r w:rsidR="00887DA3" w:rsidRPr="007876AD">
              <w:rPr>
                <w:rFonts w:eastAsiaTheme="minorEastAsia" w:cs="Arial"/>
                <w:noProof/>
                <w:sz w:val="24"/>
                <w:lang w:val="en-IN" w:eastAsia="en-IN"/>
              </w:rPr>
              <w:tab/>
            </w:r>
            <w:r w:rsidR="00887DA3" w:rsidRPr="007876AD">
              <w:rPr>
                <w:rStyle w:val="Hyperlink"/>
                <w:rFonts w:cs="Arial"/>
                <w:noProof/>
                <w:sz w:val="24"/>
              </w:rPr>
              <w:t>Storage</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_Toc101367960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9</w:t>
            </w:r>
            <w:r w:rsidR="00887DA3" w:rsidRPr="007876AD">
              <w:rPr>
                <w:rFonts w:cs="Arial"/>
                <w:noProof/>
                <w:webHidden/>
                <w:sz w:val="24"/>
              </w:rPr>
              <w:fldChar w:fldCharType="end"/>
            </w:r>
          </w:hyperlink>
        </w:p>
        <w:p w14:paraId="7D921AC6" w14:textId="76DFD34B" w:rsidR="00887DA3" w:rsidRPr="007876AD" w:rsidRDefault="00057200">
          <w:pPr>
            <w:pStyle w:val="TOC2"/>
            <w:tabs>
              <w:tab w:val="left" w:pos="880"/>
              <w:tab w:val="right" w:leader="dot" w:pos="9350"/>
            </w:tabs>
            <w:rPr>
              <w:rFonts w:eastAsiaTheme="minorEastAsia" w:cs="Arial"/>
              <w:noProof/>
              <w:sz w:val="24"/>
              <w:lang w:val="en-IN" w:eastAsia="en-IN"/>
            </w:rPr>
          </w:pPr>
          <w:hyperlink w:anchor="_Toc101367961" w:history="1">
            <w:r w:rsidR="00887DA3" w:rsidRPr="007876AD">
              <w:rPr>
                <w:rStyle w:val="Hyperlink"/>
                <w:rFonts w:cs="Arial"/>
                <w:noProof/>
                <w:sz w:val="24"/>
              </w:rPr>
              <w:t>3.4.</w:t>
            </w:r>
            <w:r w:rsidR="00887DA3" w:rsidRPr="007876AD">
              <w:rPr>
                <w:rFonts w:eastAsiaTheme="minorEastAsia" w:cs="Arial"/>
                <w:noProof/>
                <w:sz w:val="24"/>
                <w:lang w:val="en-IN" w:eastAsia="en-IN"/>
              </w:rPr>
              <w:tab/>
            </w:r>
            <w:r w:rsidR="00887DA3" w:rsidRPr="007876AD">
              <w:rPr>
                <w:rStyle w:val="Hyperlink"/>
                <w:rFonts w:cs="Arial"/>
                <w:noProof/>
                <w:sz w:val="24"/>
              </w:rPr>
              <w:t>Azure Data Center Strategy in FMO</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_Toc101367961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11</w:t>
            </w:r>
            <w:r w:rsidR="00887DA3" w:rsidRPr="007876AD">
              <w:rPr>
                <w:rFonts w:cs="Arial"/>
                <w:noProof/>
                <w:webHidden/>
                <w:sz w:val="24"/>
              </w:rPr>
              <w:fldChar w:fldCharType="end"/>
            </w:r>
          </w:hyperlink>
        </w:p>
        <w:p w14:paraId="691A1B96" w14:textId="3431E340" w:rsidR="00887DA3" w:rsidRPr="007876AD" w:rsidRDefault="00057200">
          <w:pPr>
            <w:pStyle w:val="TOC2"/>
            <w:tabs>
              <w:tab w:val="left" w:pos="880"/>
              <w:tab w:val="right" w:leader="dot" w:pos="9350"/>
            </w:tabs>
            <w:rPr>
              <w:rFonts w:eastAsiaTheme="minorEastAsia" w:cs="Arial"/>
              <w:noProof/>
              <w:sz w:val="24"/>
              <w:lang w:val="en-IN" w:eastAsia="en-IN"/>
            </w:rPr>
          </w:pPr>
          <w:hyperlink w:anchor="_Toc101367962" w:history="1">
            <w:r w:rsidR="00887DA3" w:rsidRPr="007876AD">
              <w:rPr>
                <w:rStyle w:val="Hyperlink"/>
                <w:rFonts w:cs="Arial"/>
                <w:noProof/>
                <w:sz w:val="24"/>
              </w:rPr>
              <w:t>3.5.</w:t>
            </w:r>
            <w:r w:rsidR="00887DA3" w:rsidRPr="007876AD">
              <w:rPr>
                <w:rFonts w:eastAsiaTheme="minorEastAsia" w:cs="Arial"/>
                <w:noProof/>
                <w:sz w:val="24"/>
                <w:lang w:val="en-IN" w:eastAsia="en-IN"/>
              </w:rPr>
              <w:tab/>
            </w:r>
            <w:r w:rsidR="00887DA3" w:rsidRPr="007876AD">
              <w:rPr>
                <w:rStyle w:val="Hyperlink"/>
                <w:rFonts w:cs="Arial"/>
                <w:noProof/>
                <w:sz w:val="24"/>
              </w:rPr>
              <w:t>HA/DR Solution</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_Toc101367962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11</w:t>
            </w:r>
            <w:r w:rsidR="00887DA3" w:rsidRPr="007876AD">
              <w:rPr>
                <w:rFonts w:cs="Arial"/>
                <w:noProof/>
                <w:webHidden/>
                <w:sz w:val="24"/>
              </w:rPr>
              <w:fldChar w:fldCharType="end"/>
            </w:r>
          </w:hyperlink>
        </w:p>
        <w:p w14:paraId="29A12B6D" w14:textId="35B264EF" w:rsidR="00887DA3" w:rsidRPr="007876AD" w:rsidRDefault="00057200">
          <w:pPr>
            <w:pStyle w:val="TOC3"/>
            <w:tabs>
              <w:tab w:val="left" w:pos="1320"/>
              <w:tab w:val="right" w:leader="dot" w:pos="9350"/>
            </w:tabs>
            <w:rPr>
              <w:rFonts w:eastAsiaTheme="minorEastAsia" w:cs="Arial"/>
              <w:noProof/>
              <w:sz w:val="24"/>
              <w:lang w:val="en-IN" w:eastAsia="en-IN"/>
            </w:rPr>
          </w:pPr>
          <w:hyperlink w:anchor="_Toc101367963" w:history="1">
            <w:r w:rsidR="00887DA3" w:rsidRPr="007876AD">
              <w:rPr>
                <w:rStyle w:val="Hyperlink"/>
                <w:rFonts w:cs="Arial"/>
                <w:noProof/>
                <w:sz w:val="24"/>
              </w:rPr>
              <w:t>3.5.1.</w:t>
            </w:r>
            <w:r w:rsidR="00887DA3" w:rsidRPr="007876AD">
              <w:rPr>
                <w:rFonts w:eastAsiaTheme="minorEastAsia" w:cs="Arial"/>
                <w:noProof/>
                <w:sz w:val="24"/>
                <w:lang w:val="en-IN" w:eastAsia="en-IN"/>
              </w:rPr>
              <w:tab/>
            </w:r>
            <w:r w:rsidR="00887DA3" w:rsidRPr="007876AD">
              <w:rPr>
                <w:rStyle w:val="Hyperlink"/>
                <w:rFonts w:cs="Arial"/>
                <w:noProof/>
                <w:sz w:val="24"/>
              </w:rPr>
              <w:t>Service Level Agreement (SLA)</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_Toc101367963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11</w:t>
            </w:r>
            <w:r w:rsidR="00887DA3" w:rsidRPr="007876AD">
              <w:rPr>
                <w:rFonts w:cs="Arial"/>
                <w:noProof/>
                <w:webHidden/>
                <w:sz w:val="24"/>
              </w:rPr>
              <w:fldChar w:fldCharType="end"/>
            </w:r>
          </w:hyperlink>
        </w:p>
        <w:p w14:paraId="270BB796" w14:textId="2C8EFEB5" w:rsidR="00887DA3" w:rsidRPr="007876AD" w:rsidRDefault="00057200">
          <w:pPr>
            <w:pStyle w:val="TOC3"/>
            <w:tabs>
              <w:tab w:val="left" w:pos="1320"/>
              <w:tab w:val="right" w:leader="dot" w:pos="9350"/>
            </w:tabs>
            <w:rPr>
              <w:rFonts w:eastAsiaTheme="minorEastAsia" w:cs="Arial"/>
              <w:noProof/>
              <w:sz w:val="24"/>
              <w:lang w:val="en-IN" w:eastAsia="en-IN"/>
            </w:rPr>
          </w:pPr>
          <w:hyperlink w:anchor="_Toc101367964" w:history="1">
            <w:r w:rsidR="00887DA3" w:rsidRPr="007876AD">
              <w:rPr>
                <w:rStyle w:val="Hyperlink"/>
                <w:rFonts w:cs="Arial"/>
                <w:noProof/>
                <w:sz w:val="24"/>
              </w:rPr>
              <w:t>3.5.2.</w:t>
            </w:r>
            <w:r w:rsidR="00887DA3" w:rsidRPr="007876AD">
              <w:rPr>
                <w:rFonts w:eastAsiaTheme="minorEastAsia" w:cs="Arial"/>
                <w:noProof/>
                <w:sz w:val="24"/>
                <w:lang w:val="en-IN" w:eastAsia="en-IN"/>
              </w:rPr>
              <w:tab/>
            </w:r>
            <w:r w:rsidR="00887DA3" w:rsidRPr="007876AD">
              <w:rPr>
                <w:rStyle w:val="Hyperlink"/>
                <w:rFonts w:cs="Arial"/>
                <w:noProof/>
                <w:sz w:val="24"/>
              </w:rPr>
              <w:t>High Availability</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_Toc101367964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11</w:t>
            </w:r>
            <w:r w:rsidR="00887DA3" w:rsidRPr="007876AD">
              <w:rPr>
                <w:rFonts w:cs="Arial"/>
                <w:noProof/>
                <w:webHidden/>
                <w:sz w:val="24"/>
              </w:rPr>
              <w:fldChar w:fldCharType="end"/>
            </w:r>
          </w:hyperlink>
        </w:p>
        <w:p w14:paraId="078EB7CF" w14:textId="5095E3C1" w:rsidR="00887DA3" w:rsidRPr="007876AD" w:rsidRDefault="00057200">
          <w:pPr>
            <w:pStyle w:val="TOC3"/>
            <w:tabs>
              <w:tab w:val="left" w:pos="1320"/>
              <w:tab w:val="right" w:leader="dot" w:pos="9350"/>
            </w:tabs>
            <w:rPr>
              <w:rFonts w:eastAsiaTheme="minorEastAsia" w:cs="Arial"/>
              <w:noProof/>
              <w:sz w:val="24"/>
              <w:lang w:val="en-IN" w:eastAsia="en-IN"/>
            </w:rPr>
          </w:pPr>
          <w:hyperlink w:anchor="_Toc101367965" w:history="1">
            <w:r w:rsidR="00887DA3" w:rsidRPr="007876AD">
              <w:rPr>
                <w:rStyle w:val="Hyperlink"/>
                <w:rFonts w:cs="Arial"/>
                <w:noProof/>
                <w:sz w:val="24"/>
              </w:rPr>
              <w:t>3.5.3.</w:t>
            </w:r>
            <w:r w:rsidR="00887DA3" w:rsidRPr="007876AD">
              <w:rPr>
                <w:rFonts w:eastAsiaTheme="minorEastAsia" w:cs="Arial"/>
                <w:noProof/>
                <w:sz w:val="24"/>
                <w:lang w:val="en-IN" w:eastAsia="en-IN"/>
              </w:rPr>
              <w:tab/>
            </w:r>
            <w:r w:rsidR="00887DA3" w:rsidRPr="007876AD">
              <w:rPr>
                <w:rStyle w:val="Hyperlink"/>
                <w:rFonts w:cs="Arial"/>
                <w:noProof/>
                <w:sz w:val="24"/>
              </w:rPr>
              <w:t>Disaster Recovery</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_Toc101367965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13</w:t>
            </w:r>
            <w:r w:rsidR="00887DA3" w:rsidRPr="007876AD">
              <w:rPr>
                <w:rFonts w:cs="Arial"/>
                <w:noProof/>
                <w:webHidden/>
                <w:sz w:val="24"/>
              </w:rPr>
              <w:fldChar w:fldCharType="end"/>
            </w:r>
          </w:hyperlink>
        </w:p>
        <w:p w14:paraId="092E2A2A" w14:textId="0E2B39FA" w:rsidR="00887DA3" w:rsidRPr="007876AD" w:rsidRDefault="00057200">
          <w:pPr>
            <w:pStyle w:val="TOC2"/>
            <w:tabs>
              <w:tab w:val="left" w:pos="880"/>
              <w:tab w:val="right" w:leader="dot" w:pos="9350"/>
            </w:tabs>
            <w:rPr>
              <w:rFonts w:eastAsiaTheme="minorEastAsia" w:cs="Arial"/>
              <w:noProof/>
              <w:sz w:val="24"/>
              <w:lang w:val="en-IN" w:eastAsia="en-IN"/>
            </w:rPr>
          </w:pPr>
          <w:hyperlink w:anchor="_Toc101367966" w:history="1">
            <w:r w:rsidR="00887DA3" w:rsidRPr="007876AD">
              <w:rPr>
                <w:rStyle w:val="Hyperlink"/>
                <w:rFonts w:cs="Arial"/>
                <w:noProof/>
                <w:sz w:val="24"/>
              </w:rPr>
              <w:t>3.6.</w:t>
            </w:r>
            <w:r w:rsidR="00887DA3" w:rsidRPr="007876AD">
              <w:rPr>
                <w:rFonts w:eastAsiaTheme="minorEastAsia" w:cs="Arial"/>
                <w:noProof/>
                <w:sz w:val="24"/>
                <w:lang w:val="en-IN" w:eastAsia="en-IN"/>
              </w:rPr>
              <w:tab/>
            </w:r>
            <w:r w:rsidR="00887DA3" w:rsidRPr="007876AD">
              <w:rPr>
                <w:rStyle w:val="Hyperlink"/>
                <w:rFonts w:cs="Arial"/>
                <w:noProof/>
                <w:sz w:val="24"/>
              </w:rPr>
              <w:t>DNS Solution</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_Toc101367966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13</w:t>
            </w:r>
            <w:r w:rsidR="00887DA3" w:rsidRPr="007876AD">
              <w:rPr>
                <w:rFonts w:cs="Arial"/>
                <w:noProof/>
                <w:webHidden/>
                <w:sz w:val="24"/>
              </w:rPr>
              <w:fldChar w:fldCharType="end"/>
            </w:r>
          </w:hyperlink>
        </w:p>
        <w:p w14:paraId="4B1435F2" w14:textId="58245868" w:rsidR="00887DA3" w:rsidRPr="007876AD" w:rsidRDefault="00057200">
          <w:pPr>
            <w:pStyle w:val="TOC2"/>
            <w:tabs>
              <w:tab w:val="left" w:pos="880"/>
              <w:tab w:val="right" w:leader="dot" w:pos="9350"/>
            </w:tabs>
            <w:rPr>
              <w:rFonts w:eastAsiaTheme="minorEastAsia" w:cs="Arial"/>
              <w:noProof/>
              <w:sz w:val="24"/>
              <w:lang w:val="en-IN" w:eastAsia="en-IN"/>
            </w:rPr>
          </w:pPr>
          <w:hyperlink w:anchor="_Toc101367967" w:history="1">
            <w:r w:rsidR="00887DA3" w:rsidRPr="007876AD">
              <w:rPr>
                <w:rStyle w:val="Hyperlink"/>
                <w:rFonts w:cs="Arial"/>
                <w:noProof/>
                <w:sz w:val="24"/>
              </w:rPr>
              <w:t>3.7.</w:t>
            </w:r>
            <w:r w:rsidR="00887DA3" w:rsidRPr="007876AD">
              <w:rPr>
                <w:rFonts w:eastAsiaTheme="minorEastAsia" w:cs="Arial"/>
                <w:noProof/>
                <w:sz w:val="24"/>
                <w:lang w:val="en-IN" w:eastAsia="en-IN"/>
              </w:rPr>
              <w:tab/>
            </w:r>
            <w:r w:rsidR="00887DA3" w:rsidRPr="007876AD">
              <w:rPr>
                <w:rStyle w:val="Hyperlink"/>
                <w:rFonts w:cs="Arial"/>
                <w:noProof/>
                <w:sz w:val="24"/>
              </w:rPr>
              <w:t>HANA database encryption</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_Toc101367967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13</w:t>
            </w:r>
            <w:r w:rsidR="00887DA3" w:rsidRPr="007876AD">
              <w:rPr>
                <w:rFonts w:cs="Arial"/>
                <w:noProof/>
                <w:webHidden/>
                <w:sz w:val="24"/>
              </w:rPr>
              <w:fldChar w:fldCharType="end"/>
            </w:r>
          </w:hyperlink>
        </w:p>
        <w:p w14:paraId="61665097" w14:textId="43A25A27" w:rsidR="00887DA3" w:rsidRPr="007876AD" w:rsidRDefault="00057200">
          <w:pPr>
            <w:pStyle w:val="TOC2"/>
            <w:tabs>
              <w:tab w:val="left" w:pos="880"/>
              <w:tab w:val="right" w:leader="dot" w:pos="9350"/>
            </w:tabs>
            <w:rPr>
              <w:rFonts w:eastAsiaTheme="minorEastAsia" w:cs="Arial"/>
              <w:noProof/>
              <w:sz w:val="24"/>
              <w:lang w:val="en-IN" w:eastAsia="en-IN"/>
            </w:rPr>
          </w:pPr>
          <w:hyperlink w:anchor="_Toc101367968" w:history="1">
            <w:r w:rsidR="00887DA3" w:rsidRPr="007876AD">
              <w:rPr>
                <w:rStyle w:val="Hyperlink"/>
                <w:rFonts w:cs="Arial"/>
                <w:noProof/>
                <w:sz w:val="24"/>
              </w:rPr>
              <w:t>3.8.</w:t>
            </w:r>
            <w:r w:rsidR="00887DA3" w:rsidRPr="007876AD">
              <w:rPr>
                <w:rFonts w:eastAsiaTheme="minorEastAsia" w:cs="Arial"/>
                <w:noProof/>
                <w:sz w:val="24"/>
                <w:lang w:val="en-IN" w:eastAsia="en-IN"/>
              </w:rPr>
              <w:tab/>
            </w:r>
            <w:r w:rsidR="00887DA3" w:rsidRPr="007876AD">
              <w:rPr>
                <w:rStyle w:val="Hyperlink"/>
                <w:rFonts w:cs="Arial"/>
                <w:noProof/>
                <w:sz w:val="24"/>
              </w:rPr>
              <w:t>Backup Solution</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_Toc101367968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14</w:t>
            </w:r>
            <w:r w:rsidR="00887DA3" w:rsidRPr="007876AD">
              <w:rPr>
                <w:rFonts w:cs="Arial"/>
                <w:noProof/>
                <w:webHidden/>
                <w:sz w:val="24"/>
              </w:rPr>
              <w:fldChar w:fldCharType="end"/>
            </w:r>
          </w:hyperlink>
        </w:p>
        <w:p w14:paraId="2D2E9C3B" w14:textId="5F219E02" w:rsidR="00887DA3" w:rsidRPr="007876AD" w:rsidRDefault="00057200">
          <w:pPr>
            <w:pStyle w:val="TOC1"/>
            <w:tabs>
              <w:tab w:val="left" w:pos="400"/>
              <w:tab w:val="right" w:leader="dot" w:pos="9350"/>
            </w:tabs>
            <w:rPr>
              <w:rFonts w:eastAsiaTheme="minorEastAsia" w:cs="Arial"/>
              <w:noProof/>
              <w:sz w:val="24"/>
              <w:lang w:val="en-IN" w:eastAsia="en-IN"/>
            </w:rPr>
          </w:pPr>
          <w:hyperlink w:anchor="_Toc101367969" w:history="1">
            <w:r w:rsidR="00887DA3" w:rsidRPr="007876AD">
              <w:rPr>
                <w:rStyle w:val="Hyperlink"/>
                <w:rFonts w:cs="Arial"/>
                <w:b/>
                <w:bCs/>
                <w:noProof/>
                <w:sz w:val="24"/>
              </w:rPr>
              <w:t>4.</w:t>
            </w:r>
            <w:r w:rsidR="00887DA3" w:rsidRPr="007876AD">
              <w:rPr>
                <w:rFonts w:eastAsiaTheme="minorEastAsia" w:cs="Arial"/>
                <w:noProof/>
                <w:sz w:val="24"/>
                <w:lang w:val="en-IN" w:eastAsia="en-IN"/>
              </w:rPr>
              <w:tab/>
            </w:r>
            <w:r w:rsidR="00887DA3" w:rsidRPr="007876AD">
              <w:rPr>
                <w:rStyle w:val="Hyperlink"/>
                <w:rFonts w:cs="Arial"/>
                <w:b/>
                <w:bCs/>
                <w:noProof/>
                <w:sz w:val="24"/>
              </w:rPr>
              <w:t>Migration Strategy</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_Toc101367969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14</w:t>
            </w:r>
            <w:r w:rsidR="00887DA3" w:rsidRPr="007876AD">
              <w:rPr>
                <w:rFonts w:cs="Arial"/>
                <w:noProof/>
                <w:webHidden/>
                <w:sz w:val="24"/>
              </w:rPr>
              <w:fldChar w:fldCharType="end"/>
            </w:r>
          </w:hyperlink>
        </w:p>
        <w:p w14:paraId="702C4212" w14:textId="78948DF3" w:rsidR="00887DA3" w:rsidRPr="007876AD" w:rsidRDefault="00057200">
          <w:pPr>
            <w:pStyle w:val="TOC2"/>
            <w:tabs>
              <w:tab w:val="left" w:pos="880"/>
              <w:tab w:val="right" w:leader="dot" w:pos="9350"/>
            </w:tabs>
            <w:rPr>
              <w:rFonts w:eastAsiaTheme="minorEastAsia" w:cs="Arial"/>
              <w:noProof/>
              <w:sz w:val="24"/>
              <w:lang w:val="en-IN" w:eastAsia="en-IN"/>
            </w:rPr>
          </w:pPr>
          <w:hyperlink w:anchor="_Toc101367970" w:history="1">
            <w:r w:rsidR="00887DA3" w:rsidRPr="007876AD">
              <w:rPr>
                <w:rStyle w:val="Hyperlink"/>
                <w:rFonts w:cs="Arial"/>
                <w:noProof/>
                <w:sz w:val="24"/>
              </w:rPr>
              <w:t>4.1</w:t>
            </w:r>
            <w:r w:rsidR="00887DA3" w:rsidRPr="007876AD">
              <w:rPr>
                <w:rFonts w:eastAsiaTheme="minorEastAsia" w:cs="Arial"/>
                <w:noProof/>
                <w:sz w:val="24"/>
                <w:lang w:val="en-IN" w:eastAsia="en-IN"/>
              </w:rPr>
              <w:tab/>
            </w:r>
            <w:r w:rsidR="00887DA3" w:rsidRPr="007876AD">
              <w:rPr>
                <w:rStyle w:val="Hyperlink"/>
                <w:rFonts w:cs="Arial"/>
                <w:noProof/>
                <w:sz w:val="24"/>
              </w:rPr>
              <w:t>Lift and shift migration with replatform</w:t>
            </w:r>
            <w:r w:rsidR="00887DA3" w:rsidRPr="007876AD">
              <w:rPr>
                <w:rFonts w:cs="Arial"/>
                <w:noProof/>
                <w:webHidden/>
                <w:sz w:val="24"/>
              </w:rPr>
              <w:tab/>
            </w:r>
            <w:r w:rsidR="00887DA3" w:rsidRPr="007876AD">
              <w:rPr>
                <w:rFonts w:cs="Arial"/>
                <w:noProof/>
                <w:webHidden/>
                <w:sz w:val="24"/>
              </w:rPr>
              <w:fldChar w:fldCharType="begin"/>
            </w:r>
            <w:r w:rsidR="00887DA3" w:rsidRPr="007876AD">
              <w:rPr>
                <w:rFonts w:cs="Arial"/>
                <w:noProof/>
                <w:webHidden/>
                <w:sz w:val="24"/>
              </w:rPr>
              <w:instrText xml:space="preserve"> PAGEREF _Toc101367970 \h </w:instrText>
            </w:r>
            <w:r w:rsidR="00887DA3" w:rsidRPr="007876AD">
              <w:rPr>
                <w:rFonts w:cs="Arial"/>
                <w:noProof/>
                <w:webHidden/>
                <w:sz w:val="24"/>
              </w:rPr>
            </w:r>
            <w:r w:rsidR="00887DA3" w:rsidRPr="007876AD">
              <w:rPr>
                <w:rFonts w:cs="Arial"/>
                <w:noProof/>
                <w:webHidden/>
                <w:sz w:val="24"/>
              </w:rPr>
              <w:fldChar w:fldCharType="separate"/>
            </w:r>
            <w:r w:rsidR="00887DA3" w:rsidRPr="007876AD">
              <w:rPr>
                <w:rFonts w:cs="Arial"/>
                <w:noProof/>
                <w:webHidden/>
                <w:sz w:val="24"/>
              </w:rPr>
              <w:t>14</w:t>
            </w:r>
            <w:r w:rsidR="00887DA3" w:rsidRPr="007876AD">
              <w:rPr>
                <w:rFonts w:cs="Arial"/>
                <w:noProof/>
                <w:webHidden/>
                <w:sz w:val="24"/>
              </w:rPr>
              <w:fldChar w:fldCharType="end"/>
            </w:r>
          </w:hyperlink>
        </w:p>
        <w:p w14:paraId="7FF99289" w14:textId="6CEFA70B" w:rsidR="00C72DD5" w:rsidRDefault="00C72DD5">
          <w:r w:rsidRPr="007876AD">
            <w:rPr>
              <w:rFonts w:cs="Arial"/>
              <w:b/>
              <w:bCs/>
              <w:noProof/>
              <w:sz w:val="24"/>
            </w:rPr>
            <w:fldChar w:fldCharType="end"/>
          </w:r>
        </w:p>
      </w:sdtContent>
    </w:sdt>
    <w:p w14:paraId="006A192F" w14:textId="19E79493" w:rsidR="00C72DD5" w:rsidRDefault="00C72DD5">
      <w:pPr>
        <w:spacing w:after="160" w:line="259" w:lineRule="auto"/>
        <w:rPr>
          <w:rFonts w:eastAsiaTheme="majorEastAsia" w:cs="Arial"/>
          <w:b/>
          <w:bCs/>
          <w:color w:val="2F5496" w:themeColor="accent1" w:themeShade="BF"/>
          <w:sz w:val="32"/>
          <w:szCs w:val="32"/>
        </w:rPr>
      </w:pPr>
      <w:r>
        <w:rPr>
          <w:rFonts w:cs="Arial"/>
          <w:b/>
          <w:bCs/>
        </w:rPr>
        <w:br w:type="page"/>
      </w:r>
    </w:p>
    <w:p w14:paraId="0154C11F" w14:textId="77777777" w:rsidR="008478F5" w:rsidRDefault="008478F5" w:rsidP="008478F5">
      <w:pPr>
        <w:pStyle w:val="Heading1"/>
        <w:numPr>
          <w:ilvl w:val="0"/>
          <w:numId w:val="1"/>
        </w:numPr>
        <w:tabs>
          <w:tab w:val="num" w:pos="360"/>
        </w:tabs>
        <w:ind w:left="360" w:firstLine="0"/>
        <w:rPr>
          <w:rFonts w:ascii="Arial" w:hAnsi="Arial" w:cs="Arial"/>
          <w:b/>
          <w:bCs/>
        </w:rPr>
      </w:pPr>
      <w:bookmarkStart w:id="0" w:name="_Toc90573439"/>
      <w:bookmarkStart w:id="1" w:name="_Toc101367941"/>
      <w:r w:rsidRPr="09449715">
        <w:rPr>
          <w:rFonts w:ascii="Arial" w:hAnsi="Arial" w:cs="Arial"/>
          <w:b/>
          <w:bCs/>
        </w:rPr>
        <w:lastRenderedPageBreak/>
        <w:t>Introduction</w:t>
      </w:r>
      <w:bookmarkEnd w:id="0"/>
      <w:bookmarkEnd w:id="1"/>
    </w:p>
    <w:p w14:paraId="2B8179B6" w14:textId="77777777" w:rsidR="008478F5" w:rsidRDefault="008478F5" w:rsidP="008478F5"/>
    <w:p w14:paraId="212709FB" w14:textId="77777777" w:rsidR="008478F5" w:rsidRDefault="008478F5" w:rsidP="008478F5">
      <w:pPr>
        <w:pStyle w:val="Heading2"/>
        <w:numPr>
          <w:ilvl w:val="1"/>
          <w:numId w:val="1"/>
        </w:numPr>
        <w:tabs>
          <w:tab w:val="num" w:pos="360"/>
        </w:tabs>
        <w:ind w:left="0" w:firstLine="0"/>
      </w:pPr>
      <w:bookmarkStart w:id="2" w:name="_Toc90573440"/>
      <w:bookmarkStart w:id="3" w:name="_Toc101367942"/>
      <w:r>
        <w:t>Purpose</w:t>
      </w:r>
      <w:bookmarkEnd w:id="2"/>
      <w:bookmarkEnd w:id="3"/>
    </w:p>
    <w:p w14:paraId="71B6989E" w14:textId="77777777" w:rsidR="008478F5" w:rsidRDefault="008478F5" w:rsidP="008478F5"/>
    <w:p w14:paraId="0509D0F6" w14:textId="35F20A29" w:rsidR="008478F5" w:rsidRDefault="008478F5" w:rsidP="008478F5">
      <w:pPr>
        <w:ind w:left="360"/>
        <w:rPr>
          <w:rFonts w:ascii="Verdana" w:hAnsi="Verdana"/>
          <w:szCs w:val="20"/>
        </w:rPr>
      </w:pPr>
      <w:r w:rsidRPr="00BE301C">
        <w:rPr>
          <w:rFonts w:ascii="Verdana" w:hAnsi="Verdana"/>
          <w:szCs w:val="20"/>
        </w:rPr>
        <w:t xml:space="preserve">This document provides a comprehensive architectural overview of the Siemens </w:t>
      </w:r>
      <w:r>
        <w:rPr>
          <w:rFonts w:ascii="Verdana" w:hAnsi="Verdana"/>
          <w:szCs w:val="20"/>
        </w:rPr>
        <w:t>x56</w:t>
      </w:r>
      <w:r w:rsidRPr="00BE301C">
        <w:rPr>
          <w:rFonts w:ascii="Verdana" w:hAnsi="Verdana"/>
          <w:szCs w:val="20"/>
        </w:rPr>
        <w:t xml:space="preserve"> </w:t>
      </w:r>
      <w:r>
        <w:rPr>
          <w:rFonts w:ascii="Verdana" w:hAnsi="Verdana"/>
          <w:szCs w:val="20"/>
        </w:rPr>
        <w:t xml:space="preserve">SAP landscape, which are planned to be migrated </w:t>
      </w:r>
      <w:r w:rsidRPr="00BE301C">
        <w:rPr>
          <w:rFonts w:ascii="Verdana" w:hAnsi="Verdana"/>
          <w:szCs w:val="20"/>
        </w:rPr>
        <w:t>into the Azure public cloud.</w:t>
      </w:r>
    </w:p>
    <w:p w14:paraId="64A22A48" w14:textId="77777777" w:rsidR="008478F5" w:rsidRDefault="008478F5" w:rsidP="008478F5">
      <w:pPr>
        <w:ind w:left="360"/>
        <w:rPr>
          <w:rFonts w:ascii="Verdana" w:hAnsi="Verdana"/>
          <w:szCs w:val="20"/>
        </w:rPr>
      </w:pPr>
    </w:p>
    <w:p w14:paraId="4898195E" w14:textId="52642348" w:rsidR="008478F5" w:rsidRPr="00BE301C" w:rsidRDefault="008478F5" w:rsidP="008478F5">
      <w:pPr>
        <w:ind w:left="360"/>
        <w:rPr>
          <w:rFonts w:ascii="Verdana" w:hAnsi="Verdana"/>
        </w:rPr>
      </w:pPr>
      <w:r>
        <w:rPr>
          <w:rFonts w:ascii="Verdana" w:hAnsi="Verdana"/>
          <w:szCs w:val="20"/>
        </w:rPr>
        <w:t xml:space="preserve">There are </w:t>
      </w:r>
      <w:r w:rsidR="002213F9">
        <w:rPr>
          <w:rFonts w:ascii="Verdana" w:hAnsi="Verdana"/>
          <w:szCs w:val="20"/>
        </w:rPr>
        <w:t xml:space="preserve">three systems </w:t>
      </w:r>
      <w:proofErr w:type="gramStart"/>
      <w:r w:rsidR="002213F9">
        <w:rPr>
          <w:rFonts w:ascii="Verdana" w:hAnsi="Verdana"/>
          <w:szCs w:val="20"/>
        </w:rPr>
        <w:t>( DEV</w:t>
      </w:r>
      <w:proofErr w:type="gramEnd"/>
      <w:r w:rsidR="002213F9">
        <w:rPr>
          <w:rFonts w:ascii="Verdana" w:hAnsi="Verdana"/>
          <w:szCs w:val="20"/>
        </w:rPr>
        <w:t>, QA and Production ) in this landscape and x56 hosts EWM application.</w:t>
      </w:r>
    </w:p>
    <w:p w14:paraId="0E12078A" w14:textId="77777777" w:rsidR="008478F5" w:rsidRDefault="008478F5" w:rsidP="008478F5"/>
    <w:p w14:paraId="64B7EB2F" w14:textId="77777777" w:rsidR="008478F5" w:rsidRDefault="008478F5" w:rsidP="008478F5">
      <w:pPr>
        <w:pStyle w:val="Heading2"/>
        <w:numPr>
          <w:ilvl w:val="1"/>
          <w:numId w:val="1"/>
        </w:numPr>
        <w:tabs>
          <w:tab w:val="num" w:pos="360"/>
        </w:tabs>
        <w:ind w:left="0" w:firstLine="0"/>
      </w:pPr>
      <w:bookmarkStart w:id="4" w:name="_Toc90573441"/>
      <w:bookmarkStart w:id="5" w:name="_Toc101367943"/>
      <w:r>
        <w:t>Scope of this document</w:t>
      </w:r>
      <w:bookmarkEnd w:id="4"/>
      <w:bookmarkEnd w:id="5"/>
    </w:p>
    <w:p w14:paraId="7EC650CC" w14:textId="77777777" w:rsidR="008478F5" w:rsidRDefault="008478F5" w:rsidP="008478F5"/>
    <w:p w14:paraId="1916A370" w14:textId="77777777" w:rsidR="008478F5" w:rsidRDefault="008478F5" w:rsidP="008478F5">
      <w:pPr>
        <w:ind w:left="360"/>
        <w:rPr>
          <w:rFonts w:ascii="Verdana" w:hAnsi="Verdana"/>
          <w:szCs w:val="20"/>
        </w:rPr>
      </w:pPr>
      <w:r w:rsidRPr="00BE301C">
        <w:rPr>
          <w:rFonts w:ascii="Verdana" w:hAnsi="Verdana"/>
          <w:szCs w:val="20"/>
        </w:rPr>
        <w:t xml:space="preserve">The document depicts the technical aspects of the </w:t>
      </w:r>
      <w:r>
        <w:rPr>
          <w:rFonts w:ascii="Verdana" w:hAnsi="Verdana"/>
          <w:szCs w:val="20"/>
        </w:rPr>
        <w:t>SAP</w:t>
      </w:r>
      <w:r w:rsidRPr="00BE301C">
        <w:rPr>
          <w:rFonts w:ascii="Verdana" w:hAnsi="Verdana"/>
          <w:szCs w:val="20"/>
        </w:rPr>
        <w:t xml:space="preserve"> System</w:t>
      </w:r>
      <w:r>
        <w:rPr>
          <w:rFonts w:ascii="Verdana" w:hAnsi="Verdana"/>
          <w:szCs w:val="20"/>
        </w:rPr>
        <w:t>, Azure</w:t>
      </w:r>
      <w:r w:rsidRPr="00BE301C">
        <w:rPr>
          <w:rFonts w:ascii="Verdana" w:hAnsi="Verdana"/>
          <w:szCs w:val="20"/>
        </w:rPr>
        <w:t xml:space="preserve"> Components</w:t>
      </w:r>
      <w:r>
        <w:rPr>
          <w:rFonts w:ascii="Verdana" w:hAnsi="Verdana"/>
          <w:szCs w:val="20"/>
        </w:rPr>
        <w:t xml:space="preserve"> involved</w:t>
      </w:r>
      <w:r w:rsidRPr="00BE301C">
        <w:rPr>
          <w:rFonts w:ascii="Verdana" w:hAnsi="Verdana"/>
          <w:szCs w:val="20"/>
        </w:rPr>
        <w:t xml:space="preserve"> </w:t>
      </w:r>
      <w:r>
        <w:rPr>
          <w:rFonts w:ascii="Verdana" w:hAnsi="Verdana"/>
          <w:szCs w:val="20"/>
        </w:rPr>
        <w:t xml:space="preserve">&amp; migration strategy </w:t>
      </w:r>
      <w:r w:rsidRPr="00BE301C">
        <w:rPr>
          <w:rFonts w:ascii="Verdana" w:hAnsi="Verdana"/>
          <w:szCs w:val="20"/>
        </w:rPr>
        <w:t>and is intended to capture and convey the significant architectural design decisions which have been made in preparation for the migration to cloud.</w:t>
      </w:r>
    </w:p>
    <w:p w14:paraId="1488C6F3" w14:textId="77777777" w:rsidR="008478F5" w:rsidRDefault="008478F5" w:rsidP="008478F5">
      <w:pPr>
        <w:ind w:left="360"/>
        <w:rPr>
          <w:rFonts w:ascii="Verdana" w:hAnsi="Verdana"/>
          <w:szCs w:val="20"/>
        </w:rPr>
      </w:pPr>
    </w:p>
    <w:p w14:paraId="5E4501C9" w14:textId="0F8BC738" w:rsidR="008478F5" w:rsidRDefault="008478F5" w:rsidP="008478F5">
      <w:pPr>
        <w:ind w:left="360"/>
        <w:rPr>
          <w:rFonts w:ascii="Verdana" w:hAnsi="Verdana"/>
          <w:szCs w:val="20"/>
        </w:rPr>
      </w:pPr>
      <w:r w:rsidRPr="00BE301C">
        <w:rPr>
          <w:rFonts w:ascii="Verdana" w:hAnsi="Verdana"/>
          <w:szCs w:val="20"/>
        </w:rPr>
        <w:t>This document merges knowledge from past meeting</w:t>
      </w:r>
      <w:r>
        <w:rPr>
          <w:rFonts w:ascii="Verdana" w:hAnsi="Verdana"/>
          <w:szCs w:val="20"/>
        </w:rPr>
        <w:t xml:space="preserve"> with Siemens, Microsoft &amp; SAP </w:t>
      </w:r>
      <w:r w:rsidRPr="00BE301C">
        <w:rPr>
          <w:rFonts w:ascii="Verdana" w:hAnsi="Verdana"/>
          <w:szCs w:val="20"/>
        </w:rPr>
        <w:t xml:space="preserve">and from </w:t>
      </w:r>
      <w:r>
        <w:rPr>
          <w:rFonts w:ascii="Verdana" w:hAnsi="Verdana"/>
          <w:szCs w:val="20"/>
        </w:rPr>
        <w:t xml:space="preserve">ATOS </w:t>
      </w:r>
      <w:r w:rsidRPr="00BE301C">
        <w:rPr>
          <w:rFonts w:ascii="Verdana" w:hAnsi="Verdana"/>
          <w:szCs w:val="20"/>
        </w:rPr>
        <w:t xml:space="preserve">expertise to formulate a plan for developing </w:t>
      </w:r>
      <w:r>
        <w:rPr>
          <w:rFonts w:ascii="Verdana" w:hAnsi="Verdana"/>
          <w:szCs w:val="20"/>
        </w:rPr>
        <w:t>SAP architecture in Azure and SAP migration strategy.</w:t>
      </w:r>
    </w:p>
    <w:p w14:paraId="0066764E" w14:textId="75D54DD6" w:rsidR="002213F9" w:rsidRDefault="002213F9" w:rsidP="008478F5">
      <w:pPr>
        <w:ind w:left="360"/>
        <w:rPr>
          <w:rFonts w:ascii="Verdana" w:hAnsi="Verdana"/>
          <w:szCs w:val="20"/>
        </w:rPr>
      </w:pPr>
    </w:p>
    <w:p w14:paraId="1317F57B" w14:textId="19313B24" w:rsidR="002213F9" w:rsidRDefault="002213F9" w:rsidP="008478F5">
      <w:pPr>
        <w:ind w:left="360"/>
        <w:rPr>
          <w:rFonts w:ascii="Verdana" w:hAnsi="Verdana"/>
          <w:szCs w:val="20"/>
        </w:rPr>
      </w:pPr>
    </w:p>
    <w:p w14:paraId="1A7FB218" w14:textId="77777777" w:rsidR="002213F9" w:rsidRDefault="002213F9" w:rsidP="002213F9">
      <w:pPr>
        <w:pStyle w:val="Heading1"/>
        <w:numPr>
          <w:ilvl w:val="0"/>
          <w:numId w:val="1"/>
        </w:numPr>
        <w:tabs>
          <w:tab w:val="num" w:pos="360"/>
        </w:tabs>
        <w:ind w:left="360" w:firstLine="0"/>
        <w:rPr>
          <w:rFonts w:ascii="Arial" w:hAnsi="Arial" w:cs="Arial"/>
          <w:b/>
          <w:bCs/>
        </w:rPr>
      </w:pPr>
      <w:bookmarkStart w:id="6" w:name="_Toc90573442"/>
      <w:bookmarkStart w:id="7" w:name="_Toc101367944"/>
      <w:r w:rsidRPr="09449715">
        <w:rPr>
          <w:rFonts w:ascii="Arial" w:hAnsi="Arial" w:cs="Arial"/>
          <w:b/>
          <w:bCs/>
        </w:rPr>
        <w:t>SAP Landscape Details</w:t>
      </w:r>
      <w:bookmarkEnd w:id="6"/>
      <w:bookmarkEnd w:id="7"/>
    </w:p>
    <w:p w14:paraId="2FDFF872" w14:textId="77777777" w:rsidR="002213F9" w:rsidRDefault="002213F9" w:rsidP="002213F9"/>
    <w:p w14:paraId="3E4AE9F5" w14:textId="7CB29F88" w:rsidR="002213F9" w:rsidRDefault="002213F9" w:rsidP="002213F9">
      <w:pPr>
        <w:pStyle w:val="Heading2"/>
        <w:numPr>
          <w:ilvl w:val="1"/>
          <w:numId w:val="1"/>
        </w:numPr>
        <w:tabs>
          <w:tab w:val="num" w:pos="360"/>
        </w:tabs>
        <w:ind w:left="0" w:firstLine="0"/>
      </w:pPr>
      <w:bookmarkStart w:id="8" w:name="_Toc90573443"/>
      <w:bookmarkStart w:id="9" w:name="_Toc101367945"/>
      <w:commentRangeStart w:id="10"/>
      <w:commentRangeStart w:id="11"/>
      <w:r>
        <w:t xml:space="preserve">CMO Data </w:t>
      </w:r>
      <w:proofErr w:type="spellStart"/>
      <w:r>
        <w:t>Center</w:t>
      </w:r>
      <w:proofErr w:type="spellEnd"/>
      <w:r>
        <w:t xml:space="preserve"> Locations</w:t>
      </w:r>
      <w:commentRangeEnd w:id="10"/>
      <w:r>
        <w:rPr>
          <w:rStyle w:val="CommentReference"/>
        </w:rPr>
        <w:commentReference w:id="10"/>
      </w:r>
      <w:commentRangeEnd w:id="11"/>
      <w:r>
        <w:rPr>
          <w:rStyle w:val="CommentReference"/>
        </w:rPr>
        <w:commentReference w:id="11"/>
      </w:r>
      <w:bookmarkEnd w:id="8"/>
      <w:bookmarkEnd w:id="9"/>
    </w:p>
    <w:p w14:paraId="6B9F23EF" w14:textId="4FBF7E28" w:rsidR="00B25DD1" w:rsidRDefault="00B25DD1" w:rsidP="00B25DD1"/>
    <w:p w14:paraId="0057B47A" w14:textId="5B613A6B" w:rsidR="00B25DD1" w:rsidRPr="00B25DD1" w:rsidRDefault="00B25DD1" w:rsidP="00B25DD1">
      <w:pPr>
        <w:ind w:left="720"/>
        <w:rPr>
          <w:b/>
          <w:bCs/>
          <w:color w:val="FF0000"/>
        </w:rPr>
      </w:pPr>
      <w:r w:rsidRPr="00B25DD1">
        <w:rPr>
          <w:b/>
          <w:bCs/>
          <w:color w:val="FF0000"/>
        </w:rPr>
        <w:t>Texas / USA</w:t>
      </w:r>
    </w:p>
    <w:p w14:paraId="10B6842F" w14:textId="77777777" w:rsidR="002213F9" w:rsidRPr="00BE301C" w:rsidRDefault="002213F9" w:rsidP="008478F5">
      <w:pPr>
        <w:ind w:left="360"/>
        <w:rPr>
          <w:rFonts w:ascii="Verdana" w:hAnsi="Verdana"/>
          <w:szCs w:val="20"/>
        </w:rPr>
      </w:pPr>
    </w:p>
    <w:p w14:paraId="7B07338C" w14:textId="7699B014" w:rsidR="008478F5" w:rsidRDefault="008478F5"/>
    <w:p w14:paraId="0104D47F" w14:textId="02B8BC3A" w:rsidR="002213F9" w:rsidRDefault="002213F9">
      <w:r>
        <w:rPr>
          <w:noProof/>
        </w:rPr>
        <w:drawing>
          <wp:inline distT="0" distB="0" distL="0" distR="0" wp14:anchorId="37062154" wp14:editId="01395558">
            <wp:extent cx="5844466" cy="2669576"/>
            <wp:effectExtent l="0" t="0" r="0" b="0"/>
            <wp:docPr id="1551104028" name="Picture 155110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44466" cy="2669576"/>
                    </a:xfrm>
                    <a:prstGeom prst="rect">
                      <a:avLst/>
                    </a:prstGeom>
                  </pic:spPr>
                </pic:pic>
              </a:graphicData>
            </a:graphic>
          </wp:inline>
        </w:drawing>
      </w:r>
    </w:p>
    <w:p w14:paraId="0419B3C6" w14:textId="403DAFD3" w:rsidR="00C72DD5" w:rsidRDefault="00C72DD5">
      <w:pPr>
        <w:spacing w:after="160" w:line="259" w:lineRule="auto"/>
      </w:pPr>
      <w:r>
        <w:br w:type="page"/>
      </w:r>
    </w:p>
    <w:p w14:paraId="198F172F" w14:textId="77777777" w:rsidR="002213F9" w:rsidRDefault="002213F9"/>
    <w:p w14:paraId="68C06611" w14:textId="77777777" w:rsidR="002213F9" w:rsidRPr="00ED7518" w:rsidRDefault="002213F9" w:rsidP="002213F9">
      <w:pPr>
        <w:pStyle w:val="Heading2"/>
      </w:pPr>
      <w:bookmarkStart w:id="12" w:name="_Toc101367946"/>
      <w:r>
        <w:t xml:space="preserve">2.2   </w:t>
      </w:r>
      <w:bookmarkStart w:id="13" w:name="_Toc90573444"/>
      <w:r>
        <w:t>Systems Involved in migration</w:t>
      </w:r>
      <w:bookmarkEnd w:id="12"/>
      <w:bookmarkEnd w:id="13"/>
    </w:p>
    <w:p w14:paraId="2F130C7D" w14:textId="38189043" w:rsidR="002213F9" w:rsidRDefault="002213F9"/>
    <w:tbl>
      <w:tblPr>
        <w:tblStyle w:val="GridTable4-Accent2"/>
        <w:tblW w:w="6649" w:type="dxa"/>
        <w:tblInd w:w="562" w:type="dxa"/>
        <w:tblLook w:val="0420" w:firstRow="1" w:lastRow="0" w:firstColumn="0" w:lastColumn="0" w:noHBand="0" w:noVBand="1"/>
      </w:tblPr>
      <w:tblGrid>
        <w:gridCol w:w="1506"/>
        <w:gridCol w:w="2391"/>
        <w:gridCol w:w="2752"/>
      </w:tblGrid>
      <w:tr w:rsidR="002213F9" w:rsidRPr="00840715" w14:paraId="50DE6DFF" w14:textId="77777777" w:rsidTr="002213F9">
        <w:trPr>
          <w:cnfStyle w:val="100000000000" w:firstRow="1" w:lastRow="0" w:firstColumn="0" w:lastColumn="0" w:oddVBand="0" w:evenVBand="0" w:oddHBand="0" w:evenHBand="0" w:firstRowFirstColumn="0" w:firstRowLastColumn="0" w:lastRowFirstColumn="0" w:lastRowLastColumn="0"/>
          <w:trHeight w:val="416"/>
        </w:trPr>
        <w:tc>
          <w:tcPr>
            <w:tcW w:w="1506" w:type="dxa"/>
            <w:hideMark/>
          </w:tcPr>
          <w:p w14:paraId="66AA766E" w14:textId="77777777" w:rsidR="002213F9" w:rsidRPr="00840715" w:rsidRDefault="002213F9" w:rsidP="006C5887">
            <w:pPr>
              <w:jc w:val="center"/>
              <w:rPr>
                <w:rFonts w:ascii="Verdana" w:hAnsi="Verdana" w:cs="Arial"/>
                <w:szCs w:val="20"/>
                <w:lang w:val="en-IN" w:eastAsia="en-IN"/>
              </w:rPr>
            </w:pPr>
            <w:r w:rsidRPr="00840715">
              <w:rPr>
                <w:rFonts w:ascii="Verdana" w:hAnsi="Verdana" w:cs="Arial"/>
                <w:color w:val="FFFFFF"/>
                <w:kern w:val="24"/>
                <w:szCs w:val="20"/>
                <w:lang w:val="en-US" w:eastAsia="en-IN"/>
              </w:rPr>
              <w:t>Dev</w:t>
            </w:r>
          </w:p>
        </w:tc>
        <w:tc>
          <w:tcPr>
            <w:tcW w:w="2391" w:type="dxa"/>
            <w:hideMark/>
          </w:tcPr>
          <w:p w14:paraId="348E5418" w14:textId="77777777" w:rsidR="002213F9" w:rsidRPr="00840715" w:rsidRDefault="002213F9" w:rsidP="006C5887">
            <w:pPr>
              <w:jc w:val="center"/>
              <w:rPr>
                <w:rFonts w:ascii="Verdana" w:hAnsi="Verdana" w:cs="Arial"/>
                <w:szCs w:val="20"/>
                <w:lang w:val="en-IN" w:eastAsia="en-IN"/>
              </w:rPr>
            </w:pPr>
            <w:r w:rsidRPr="00840715">
              <w:rPr>
                <w:rFonts w:ascii="Verdana" w:hAnsi="Verdana" w:cs="Arial"/>
                <w:color w:val="FFFFFF"/>
                <w:kern w:val="24"/>
                <w:szCs w:val="20"/>
                <w:lang w:val="en-US" w:eastAsia="en-IN"/>
              </w:rPr>
              <w:t>Test</w:t>
            </w:r>
          </w:p>
        </w:tc>
        <w:tc>
          <w:tcPr>
            <w:tcW w:w="2752" w:type="dxa"/>
            <w:hideMark/>
          </w:tcPr>
          <w:p w14:paraId="6538D8B4" w14:textId="77777777" w:rsidR="002213F9" w:rsidRPr="00840715" w:rsidRDefault="002213F9" w:rsidP="006C5887">
            <w:pPr>
              <w:jc w:val="center"/>
              <w:rPr>
                <w:rFonts w:ascii="Verdana" w:hAnsi="Verdana" w:cs="Arial"/>
                <w:szCs w:val="20"/>
                <w:lang w:val="en-IN" w:eastAsia="en-IN"/>
              </w:rPr>
            </w:pPr>
            <w:r w:rsidRPr="00840715">
              <w:rPr>
                <w:rFonts w:ascii="Verdana" w:hAnsi="Verdana" w:cs="Arial"/>
                <w:color w:val="FFFFFF"/>
                <w:kern w:val="24"/>
                <w:szCs w:val="20"/>
                <w:lang w:val="en-US" w:eastAsia="en-IN"/>
              </w:rPr>
              <w:t>Production</w:t>
            </w:r>
          </w:p>
        </w:tc>
      </w:tr>
      <w:tr w:rsidR="002213F9" w:rsidRPr="00840715" w14:paraId="5301626F" w14:textId="77777777" w:rsidTr="002213F9">
        <w:trPr>
          <w:cnfStyle w:val="000000100000" w:firstRow="0" w:lastRow="0" w:firstColumn="0" w:lastColumn="0" w:oddVBand="0" w:evenVBand="0" w:oddHBand="1" w:evenHBand="0" w:firstRowFirstColumn="0" w:firstRowLastColumn="0" w:lastRowFirstColumn="0" w:lastRowLastColumn="0"/>
          <w:trHeight w:val="416"/>
        </w:trPr>
        <w:tc>
          <w:tcPr>
            <w:tcW w:w="1506" w:type="dxa"/>
            <w:hideMark/>
          </w:tcPr>
          <w:p w14:paraId="002EAC1A" w14:textId="6E3E793E" w:rsidR="002213F9" w:rsidRPr="00840715" w:rsidRDefault="002213F9" w:rsidP="006C5887">
            <w:pPr>
              <w:jc w:val="center"/>
              <w:rPr>
                <w:rFonts w:ascii="Verdana" w:hAnsi="Verdana" w:cs="Arial"/>
                <w:szCs w:val="20"/>
                <w:lang w:val="en-IN" w:eastAsia="en-IN"/>
              </w:rPr>
            </w:pPr>
            <w:r>
              <w:rPr>
                <w:rFonts w:ascii="Verdana" w:hAnsi="Verdana" w:cs="Arial"/>
                <w:szCs w:val="20"/>
                <w:lang w:val="en-IN" w:eastAsia="en-IN"/>
              </w:rPr>
              <w:t>D56</w:t>
            </w:r>
          </w:p>
        </w:tc>
        <w:tc>
          <w:tcPr>
            <w:tcW w:w="2391" w:type="dxa"/>
            <w:hideMark/>
          </w:tcPr>
          <w:p w14:paraId="198D1A78" w14:textId="280CA00C" w:rsidR="002213F9" w:rsidRPr="00840715" w:rsidRDefault="002213F9" w:rsidP="006C5887">
            <w:pPr>
              <w:jc w:val="center"/>
              <w:rPr>
                <w:rFonts w:ascii="Verdana" w:hAnsi="Verdana" w:cs="Arial"/>
                <w:szCs w:val="20"/>
                <w:lang w:val="en-IN" w:eastAsia="en-IN"/>
              </w:rPr>
            </w:pPr>
            <w:r>
              <w:rPr>
                <w:rFonts w:ascii="Verdana" w:hAnsi="Verdana" w:cs="Arial"/>
                <w:color w:val="000000"/>
                <w:kern w:val="24"/>
                <w:szCs w:val="20"/>
                <w:lang w:val="en-US" w:eastAsia="en-IN"/>
              </w:rPr>
              <w:t>Q56</w:t>
            </w:r>
          </w:p>
        </w:tc>
        <w:tc>
          <w:tcPr>
            <w:tcW w:w="2752" w:type="dxa"/>
            <w:hideMark/>
          </w:tcPr>
          <w:p w14:paraId="267AE073" w14:textId="0F7E75BC" w:rsidR="002213F9" w:rsidRPr="00840715" w:rsidRDefault="002213F9" w:rsidP="006C5887">
            <w:pPr>
              <w:jc w:val="center"/>
              <w:rPr>
                <w:rFonts w:ascii="Verdana" w:hAnsi="Verdana" w:cs="Arial"/>
                <w:szCs w:val="20"/>
                <w:lang w:val="en-IN" w:eastAsia="en-IN"/>
              </w:rPr>
            </w:pPr>
            <w:r>
              <w:rPr>
                <w:rFonts w:ascii="Verdana" w:hAnsi="Verdana" w:cs="Arial"/>
                <w:color w:val="000000"/>
                <w:kern w:val="24"/>
                <w:szCs w:val="20"/>
                <w:lang w:eastAsia="en-IN"/>
              </w:rPr>
              <w:t>P56</w:t>
            </w:r>
          </w:p>
        </w:tc>
      </w:tr>
    </w:tbl>
    <w:p w14:paraId="30346F9C" w14:textId="3320E5F3" w:rsidR="002213F9" w:rsidRDefault="002213F9"/>
    <w:p w14:paraId="10225C18" w14:textId="312A1282" w:rsidR="002213F9" w:rsidRDefault="002213F9"/>
    <w:p w14:paraId="550FB6C7" w14:textId="77777777" w:rsidR="002213F9" w:rsidRDefault="002213F9" w:rsidP="002213F9">
      <w:pPr>
        <w:pStyle w:val="Heading2"/>
      </w:pPr>
      <w:bookmarkStart w:id="14" w:name="_Toc90573445"/>
      <w:bookmarkStart w:id="15" w:name="_Toc101367947"/>
      <w:r>
        <w:t>2.3 CMO Vs FMO Version comparison</w:t>
      </w:r>
      <w:bookmarkEnd w:id="14"/>
      <w:bookmarkEnd w:id="15"/>
    </w:p>
    <w:p w14:paraId="3614BFD2" w14:textId="0090B4D5" w:rsidR="002213F9" w:rsidRDefault="002213F9"/>
    <w:p w14:paraId="4A75F478" w14:textId="75F734BB" w:rsidR="002213F9" w:rsidRDefault="002213F9"/>
    <w:tbl>
      <w:tblPr>
        <w:tblW w:w="10795" w:type="dxa"/>
        <w:tblLook w:val="04A0" w:firstRow="1" w:lastRow="0" w:firstColumn="1" w:lastColumn="0" w:noHBand="0" w:noVBand="1"/>
      </w:tblPr>
      <w:tblGrid>
        <w:gridCol w:w="768"/>
        <w:gridCol w:w="1056"/>
        <w:gridCol w:w="1681"/>
        <w:gridCol w:w="1080"/>
        <w:gridCol w:w="1620"/>
        <w:gridCol w:w="1800"/>
        <w:gridCol w:w="1170"/>
        <w:gridCol w:w="1620"/>
      </w:tblGrid>
      <w:tr w:rsidR="00262E78" w:rsidRPr="00262E78" w14:paraId="0060042C" w14:textId="77777777" w:rsidTr="00262E78">
        <w:trPr>
          <w:trHeight w:val="251"/>
        </w:trPr>
        <w:tc>
          <w:tcPr>
            <w:tcW w:w="1824"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85163"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 </w:t>
            </w:r>
          </w:p>
        </w:tc>
        <w:tc>
          <w:tcPr>
            <w:tcW w:w="4381" w:type="dxa"/>
            <w:gridSpan w:val="3"/>
            <w:tcBorders>
              <w:top w:val="single" w:sz="4" w:space="0" w:color="auto"/>
              <w:left w:val="nil"/>
              <w:bottom w:val="single" w:sz="4" w:space="0" w:color="auto"/>
              <w:right w:val="single" w:sz="4" w:space="0" w:color="auto"/>
            </w:tcBorders>
            <w:shd w:val="clear" w:color="000000" w:fill="FFFF00"/>
            <w:noWrap/>
            <w:vAlign w:val="bottom"/>
            <w:hideMark/>
          </w:tcPr>
          <w:p w14:paraId="63D709EC"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DMO Versions</w:t>
            </w:r>
          </w:p>
        </w:tc>
        <w:tc>
          <w:tcPr>
            <w:tcW w:w="4590" w:type="dxa"/>
            <w:gridSpan w:val="3"/>
            <w:tcBorders>
              <w:top w:val="single" w:sz="4" w:space="0" w:color="auto"/>
              <w:left w:val="nil"/>
              <w:bottom w:val="single" w:sz="4" w:space="0" w:color="auto"/>
              <w:right w:val="single" w:sz="4" w:space="0" w:color="auto"/>
            </w:tcBorders>
            <w:shd w:val="clear" w:color="000000" w:fill="F4B084"/>
            <w:noWrap/>
            <w:vAlign w:val="bottom"/>
            <w:hideMark/>
          </w:tcPr>
          <w:p w14:paraId="4BA47D19"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FMO Versions</w:t>
            </w:r>
          </w:p>
        </w:tc>
      </w:tr>
      <w:tr w:rsidR="00262E78" w:rsidRPr="00262E78" w14:paraId="61B35017" w14:textId="77777777" w:rsidTr="00262E78">
        <w:trPr>
          <w:trHeight w:val="251"/>
        </w:trPr>
        <w:tc>
          <w:tcPr>
            <w:tcW w:w="1824" w:type="dxa"/>
            <w:gridSpan w:val="2"/>
            <w:vMerge/>
            <w:tcBorders>
              <w:top w:val="single" w:sz="4" w:space="0" w:color="auto"/>
              <w:left w:val="single" w:sz="4" w:space="0" w:color="auto"/>
              <w:bottom w:val="single" w:sz="4" w:space="0" w:color="auto"/>
              <w:right w:val="single" w:sz="4" w:space="0" w:color="auto"/>
            </w:tcBorders>
            <w:vAlign w:val="center"/>
            <w:hideMark/>
          </w:tcPr>
          <w:p w14:paraId="7E8CC886" w14:textId="77777777" w:rsidR="00262E78" w:rsidRPr="00262E78" w:rsidRDefault="00262E78" w:rsidP="00262E78">
            <w:pPr>
              <w:rPr>
                <w:rFonts w:ascii="Calibri" w:hAnsi="Calibri" w:cs="Calibri"/>
                <w:b/>
                <w:bCs/>
                <w:color w:val="000000"/>
                <w:sz w:val="16"/>
                <w:szCs w:val="16"/>
                <w:lang w:val="en-US" w:eastAsia="en-US"/>
              </w:rPr>
            </w:pPr>
          </w:p>
        </w:tc>
        <w:tc>
          <w:tcPr>
            <w:tcW w:w="1681" w:type="dxa"/>
            <w:tcBorders>
              <w:top w:val="nil"/>
              <w:left w:val="nil"/>
              <w:bottom w:val="single" w:sz="4" w:space="0" w:color="auto"/>
              <w:right w:val="single" w:sz="4" w:space="0" w:color="auto"/>
            </w:tcBorders>
            <w:shd w:val="clear" w:color="auto" w:fill="auto"/>
            <w:noWrap/>
            <w:vAlign w:val="center"/>
            <w:hideMark/>
          </w:tcPr>
          <w:p w14:paraId="79F5B3E4"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 xml:space="preserve">SAP  </w:t>
            </w:r>
          </w:p>
        </w:tc>
        <w:tc>
          <w:tcPr>
            <w:tcW w:w="1080" w:type="dxa"/>
            <w:tcBorders>
              <w:top w:val="nil"/>
              <w:left w:val="nil"/>
              <w:bottom w:val="single" w:sz="4" w:space="0" w:color="auto"/>
              <w:right w:val="single" w:sz="4" w:space="0" w:color="auto"/>
            </w:tcBorders>
            <w:shd w:val="clear" w:color="auto" w:fill="auto"/>
            <w:noWrap/>
            <w:vAlign w:val="center"/>
            <w:hideMark/>
          </w:tcPr>
          <w:p w14:paraId="620319C0"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OS</w:t>
            </w:r>
          </w:p>
        </w:tc>
        <w:tc>
          <w:tcPr>
            <w:tcW w:w="1620" w:type="dxa"/>
            <w:tcBorders>
              <w:top w:val="nil"/>
              <w:left w:val="nil"/>
              <w:bottom w:val="single" w:sz="4" w:space="0" w:color="auto"/>
              <w:right w:val="single" w:sz="4" w:space="0" w:color="auto"/>
            </w:tcBorders>
            <w:shd w:val="clear" w:color="auto" w:fill="auto"/>
            <w:noWrap/>
            <w:vAlign w:val="center"/>
            <w:hideMark/>
          </w:tcPr>
          <w:p w14:paraId="2BFFD88E"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DB</w:t>
            </w:r>
          </w:p>
        </w:tc>
        <w:tc>
          <w:tcPr>
            <w:tcW w:w="1800" w:type="dxa"/>
            <w:tcBorders>
              <w:top w:val="nil"/>
              <w:left w:val="nil"/>
              <w:bottom w:val="single" w:sz="4" w:space="0" w:color="auto"/>
              <w:right w:val="single" w:sz="4" w:space="0" w:color="auto"/>
            </w:tcBorders>
            <w:shd w:val="clear" w:color="auto" w:fill="auto"/>
            <w:noWrap/>
            <w:vAlign w:val="center"/>
            <w:hideMark/>
          </w:tcPr>
          <w:p w14:paraId="11239874"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 xml:space="preserve">SAP </w:t>
            </w:r>
          </w:p>
        </w:tc>
        <w:tc>
          <w:tcPr>
            <w:tcW w:w="1170" w:type="dxa"/>
            <w:tcBorders>
              <w:top w:val="nil"/>
              <w:left w:val="nil"/>
              <w:bottom w:val="single" w:sz="4" w:space="0" w:color="auto"/>
              <w:right w:val="single" w:sz="4" w:space="0" w:color="auto"/>
            </w:tcBorders>
            <w:shd w:val="clear" w:color="auto" w:fill="auto"/>
            <w:noWrap/>
            <w:vAlign w:val="center"/>
            <w:hideMark/>
          </w:tcPr>
          <w:p w14:paraId="1D9C5DF4"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OS</w:t>
            </w:r>
          </w:p>
        </w:tc>
        <w:tc>
          <w:tcPr>
            <w:tcW w:w="1620" w:type="dxa"/>
            <w:tcBorders>
              <w:top w:val="nil"/>
              <w:left w:val="nil"/>
              <w:bottom w:val="single" w:sz="4" w:space="0" w:color="auto"/>
              <w:right w:val="single" w:sz="4" w:space="0" w:color="auto"/>
            </w:tcBorders>
            <w:shd w:val="clear" w:color="auto" w:fill="auto"/>
            <w:noWrap/>
            <w:vAlign w:val="center"/>
            <w:hideMark/>
          </w:tcPr>
          <w:p w14:paraId="12CD1BE1"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DB</w:t>
            </w:r>
          </w:p>
        </w:tc>
      </w:tr>
      <w:tr w:rsidR="00262E78" w:rsidRPr="00262E78" w14:paraId="1C84A45B" w14:textId="77777777" w:rsidTr="00262E78">
        <w:trPr>
          <w:trHeight w:val="251"/>
        </w:trPr>
        <w:tc>
          <w:tcPr>
            <w:tcW w:w="7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147BE4"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P56</w:t>
            </w:r>
          </w:p>
        </w:tc>
        <w:tc>
          <w:tcPr>
            <w:tcW w:w="1056" w:type="dxa"/>
            <w:tcBorders>
              <w:top w:val="nil"/>
              <w:left w:val="nil"/>
              <w:bottom w:val="single" w:sz="4" w:space="0" w:color="auto"/>
              <w:right w:val="single" w:sz="4" w:space="0" w:color="auto"/>
            </w:tcBorders>
            <w:shd w:val="clear" w:color="auto" w:fill="auto"/>
            <w:noWrap/>
            <w:vAlign w:val="bottom"/>
            <w:hideMark/>
          </w:tcPr>
          <w:p w14:paraId="27E1A522" w14:textId="77777777" w:rsidR="00262E78" w:rsidRPr="00262E78" w:rsidRDefault="00262E78" w:rsidP="00262E78">
            <w:pP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DB</w:t>
            </w:r>
          </w:p>
        </w:tc>
        <w:tc>
          <w:tcPr>
            <w:tcW w:w="1681" w:type="dxa"/>
            <w:tcBorders>
              <w:top w:val="nil"/>
              <w:left w:val="nil"/>
              <w:bottom w:val="single" w:sz="4" w:space="0" w:color="auto"/>
              <w:right w:val="single" w:sz="4" w:space="0" w:color="auto"/>
            </w:tcBorders>
            <w:shd w:val="clear" w:color="auto" w:fill="auto"/>
            <w:noWrap/>
            <w:vAlign w:val="center"/>
            <w:hideMark/>
          </w:tcPr>
          <w:p w14:paraId="1688D1E3"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N/A</w:t>
            </w:r>
          </w:p>
        </w:tc>
        <w:tc>
          <w:tcPr>
            <w:tcW w:w="1080" w:type="dxa"/>
            <w:tcBorders>
              <w:top w:val="nil"/>
              <w:left w:val="nil"/>
              <w:bottom w:val="single" w:sz="4" w:space="0" w:color="auto"/>
              <w:right w:val="single" w:sz="4" w:space="0" w:color="auto"/>
            </w:tcBorders>
            <w:shd w:val="clear" w:color="auto" w:fill="auto"/>
            <w:noWrap/>
            <w:vAlign w:val="center"/>
            <w:hideMark/>
          </w:tcPr>
          <w:p w14:paraId="19E89E59"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RHEL 7.9</w:t>
            </w:r>
          </w:p>
        </w:tc>
        <w:tc>
          <w:tcPr>
            <w:tcW w:w="1620" w:type="dxa"/>
            <w:tcBorders>
              <w:top w:val="nil"/>
              <w:left w:val="nil"/>
              <w:bottom w:val="single" w:sz="4" w:space="0" w:color="auto"/>
              <w:right w:val="single" w:sz="4" w:space="0" w:color="auto"/>
            </w:tcBorders>
            <w:shd w:val="clear" w:color="auto" w:fill="auto"/>
            <w:noWrap/>
            <w:vAlign w:val="center"/>
            <w:hideMark/>
          </w:tcPr>
          <w:p w14:paraId="0C0F8E9B"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SAP HANA 2.0 SPS 5</w:t>
            </w:r>
          </w:p>
        </w:tc>
        <w:tc>
          <w:tcPr>
            <w:tcW w:w="1800" w:type="dxa"/>
            <w:tcBorders>
              <w:top w:val="nil"/>
              <w:left w:val="nil"/>
              <w:bottom w:val="single" w:sz="4" w:space="0" w:color="auto"/>
              <w:right w:val="single" w:sz="4" w:space="0" w:color="auto"/>
            </w:tcBorders>
            <w:shd w:val="clear" w:color="auto" w:fill="auto"/>
            <w:noWrap/>
            <w:vAlign w:val="center"/>
            <w:hideMark/>
          </w:tcPr>
          <w:p w14:paraId="4BDE94B8"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N/A</w:t>
            </w:r>
          </w:p>
        </w:tc>
        <w:tc>
          <w:tcPr>
            <w:tcW w:w="1170" w:type="dxa"/>
            <w:tcBorders>
              <w:top w:val="nil"/>
              <w:left w:val="nil"/>
              <w:bottom w:val="single" w:sz="4" w:space="0" w:color="auto"/>
              <w:right w:val="single" w:sz="4" w:space="0" w:color="auto"/>
            </w:tcBorders>
            <w:shd w:val="clear" w:color="auto" w:fill="auto"/>
            <w:noWrap/>
            <w:vAlign w:val="center"/>
            <w:hideMark/>
          </w:tcPr>
          <w:p w14:paraId="34FC2A77" w14:textId="3D3282FC"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 xml:space="preserve">RHEL </w:t>
            </w:r>
            <w:r w:rsidR="0056791D">
              <w:rPr>
                <w:rFonts w:ascii="Calibri" w:hAnsi="Calibri" w:cs="Calibri"/>
                <w:b/>
                <w:bCs/>
                <w:color w:val="000000"/>
                <w:sz w:val="16"/>
                <w:szCs w:val="16"/>
                <w:lang w:val="en-US" w:eastAsia="en-US"/>
              </w:rPr>
              <w:t>8.4</w:t>
            </w:r>
          </w:p>
        </w:tc>
        <w:tc>
          <w:tcPr>
            <w:tcW w:w="1620" w:type="dxa"/>
            <w:tcBorders>
              <w:top w:val="nil"/>
              <w:left w:val="nil"/>
              <w:bottom w:val="single" w:sz="4" w:space="0" w:color="auto"/>
              <w:right w:val="single" w:sz="4" w:space="0" w:color="auto"/>
            </w:tcBorders>
            <w:shd w:val="clear" w:color="auto" w:fill="auto"/>
            <w:noWrap/>
            <w:vAlign w:val="center"/>
            <w:hideMark/>
          </w:tcPr>
          <w:p w14:paraId="48F5E5FB"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SAP HANA 2.0 SPS 5</w:t>
            </w:r>
          </w:p>
        </w:tc>
      </w:tr>
      <w:tr w:rsidR="00262E78" w:rsidRPr="00262E78" w14:paraId="1457CC50" w14:textId="77777777" w:rsidTr="00262E78">
        <w:trPr>
          <w:trHeight w:val="341"/>
        </w:trPr>
        <w:tc>
          <w:tcPr>
            <w:tcW w:w="768" w:type="dxa"/>
            <w:vMerge/>
            <w:tcBorders>
              <w:top w:val="nil"/>
              <w:left w:val="single" w:sz="4" w:space="0" w:color="auto"/>
              <w:bottom w:val="single" w:sz="4" w:space="0" w:color="auto"/>
              <w:right w:val="single" w:sz="4" w:space="0" w:color="auto"/>
            </w:tcBorders>
            <w:vAlign w:val="center"/>
            <w:hideMark/>
          </w:tcPr>
          <w:p w14:paraId="27A1E631" w14:textId="77777777" w:rsidR="00262E78" w:rsidRPr="00262E78" w:rsidRDefault="00262E78" w:rsidP="00262E78">
            <w:pPr>
              <w:rPr>
                <w:rFonts w:ascii="Calibri" w:hAnsi="Calibri" w:cs="Calibri"/>
                <w:b/>
                <w:bCs/>
                <w:color w:val="000000"/>
                <w:sz w:val="16"/>
                <w:szCs w:val="16"/>
                <w:lang w:val="en-US" w:eastAsia="en-US"/>
              </w:rPr>
            </w:pPr>
          </w:p>
        </w:tc>
        <w:tc>
          <w:tcPr>
            <w:tcW w:w="1056" w:type="dxa"/>
            <w:tcBorders>
              <w:top w:val="nil"/>
              <w:left w:val="nil"/>
              <w:bottom w:val="single" w:sz="4" w:space="0" w:color="auto"/>
              <w:right w:val="single" w:sz="4" w:space="0" w:color="auto"/>
            </w:tcBorders>
            <w:shd w:val="clear" w:color="auto" w:fill="auto"/>
            <w:noWrap/>
            <w:vAlign w:val="bottom"/>
            <w:hideMark/>
          </w:tcPr>
          <w:p w14:paraId="0908A2F2" w14:textId="77777777" w:rsidR="00262E78" w:rsidRPr="00262E78" w:rsidRDefault="00262E78" w:rsidP="00262E78">
            <w:pP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App Server</w:t>
            </w:r>
          </w:p>
        </w:tc>
        <w:tc>
          <w:tcPr>
            <w:tcW w:w="1681" w:type="dxa"/>
            <w:tcBorders>
              <w:top w:val="nil"/>
              <w:left w:val="nil"/>
              <w:bottom w:val="single" w:sz="4" w:space="0" w:color="auto"/>
              <w:right w:val="single" w:sz="4" w:space="0" w:color="auto"/>
            </w:tcBorders>
            <w:shd w:val="clear" w:color="auto" w:fill="auto"/>
            <w:noWrap/>
            <w:vAlign w:val="center"/>
            <w:hideMark/>
          </w:tcPr>
          <w:p w14:paraId="2B5FD9C9"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SAP NW 7.5/EWM 9.5</w:t>
            </w:r>
          </w:p>
        </w:tc>
        <w:tc>
          <w:tcPr>
            <w:tcW w:w="1080" w:type="dxa"/>
            <w:tcBorders>
              <w:top w:val="nil"/>
              <w:left w:val="nil"/>
              <w:bottom w:val="single" w:sz="4" w:space="0" w:color="auto"/>
              <w:right w:val="single" w:sz="4" w:space="0" w:color="auto"/>
            </w:tcBorders>
            <w:shd w:val="clear" w:color="auto" w:fill="auto"/>
            <w:noWrap/>
            <w:vAlign w:val="center"/>
            <w:hideMark/>
          </w:tcPr>
          <w:p w14:paraId="1732AC85"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SLES 12 SP5</w:t>
            </w:r>
          </w:p>
        </w:tc>
        <w:tc>
          <w:tcPr>
            <w:tcW w:w="1620" w:type="dxa"/>
            <w:tcBorders>
              <w:top w:val="nil"/>
              <w:left w:val="nil"/>
              <w:bottom w:val="single" w:sz="4" w:space="0" w:color="auto"/>
              <w:right w:val="single" w:sz="4" w:space="0" w:color="auto"/>
            </w:tcBorders>
            <w:shd w:val="clear" w:color="auto" w:fill="auto"/>
            <w:noWrap/>
            <w:vAlign w:val="center"/>
            <w:hideMark/>
          </w:tcPr>
          <w:p w14:paraId="0E111C26"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N/A</w:t>
            </w:r>
          </w:p>
        </w:tc>
        <w:tc>
          <w:tcPr>
            <w:tcW w:w="1800" w:type="dxa"/>
            <w:tcBorders>
              <w:top w:val="nil"/>
              <w:left w:val="nil"/>
              <w:bottom w:val="single" w:sz="4" w:space="0" w:color="auto"/>
              <w:right w:val="single" w:sz="4" w:space="0" w:color="auto"/>
            </w:tcBorders>
            <w:shd w:val="clear" w:color="auto" w:fill="auto"/>
            <w:noWrap/>
            <w:vAlign w:val="center"/>
            <w:hideMark/>
          </w:tcPr>
          <w:p w14:paraId="41718943"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SAP NW 7.5/EWM 9.5</w:t>
            </w:r>
          </w:p>
        </w:tc>
        <w:tc>
          <w:tcPr>
            <w:tcW w:w="1170" w:type="dxa"/>
            <w:tcBorders>
              <w:top w:val="nil"/>
              <w:left w:val="nil"/>
              <w:bottom w:val="single" w:sz="4" w:space="0" w:color="auto"/>
              <w:right w:val="single" w:sz="4" w:space="0" w:color="auto"/>
            </w:tcBorders>
            <w:shd w:val="clear" w:color="auto" w:fill="auto"/>
            <w:noWrap/>
            <w:vAlign w:val="center"/>
            <w:hideMark/>
          </w:tcPr>
          <w:p w14:paraId="3BABB6AB" w14:textId="673D6A70" w:rsidR="00262E78" w:rsidRPr="00262E78" w:rsidRDefault="0056791D" w:rsidP="00262E78">
            <w:pPr>
              <w:jc w:val="center"/>
              <w:rPr>
                <w:rFonts w:ascii="Calibri" w:hAnsi="Calibri" w:cs="Calibri"/>
                <w:b/>
                <w:bCs/>
                <w:color w:val="000000"/>
                <w:sz w:val="16"/>
                <w:szCs w:val="16"/>
                <w:lang w:val="en-US" w:eastAsia="en-US"/>
              </w:rPr>
            </w:pPr>
            <w:r>
              <w:rPr>
                <w:rFonts w:ascii="Calibri" w:hAnsi="Calibri" w:cs="Calibri"/>
                <w:b/>
                <w:bCs/>
                <w:color w:val="000000"/>
                <w:sz w:val="16"/>
                <w:szCs w:val="16"/>
                <w:lang w:val="en-US" w:eastAsia="en-US"/>
              </w:rPr>
              <w:t>RHEL 8.4</w:t>
            </w:r>
          </w:p>
        </w:tc>
        <w:tc>
          <w:tcPr>
            <w:tcW w:w="1620" w:type="dxa"/>
            <w:tcBorders>
              <w:top w:val="nil"/>
              <w:left w:val="nil"/>
              <w:bottom w:val="single" w:sz="4" w:space="0" w:color="auto"/>
              <w:right w:val="single" w:sz="4" w:space="0" w:color="auto"/>
            </w:tcBorders>
            <w:shd w:val="clear" w:color="auto" w:fill="auto"/>
            <w:noWrap/>
            <w:vAlign w:val="center"/>
            <w:hideMark/>
          </w:tcPr>
          <w:p w14:paraId="458B841B" w14:textId="77777777" w:rsidR="00262E78" w:rsidRPr="00262E78" w:rsidRDefault="00262E78" w:rsidP="00262E78">
            <w:pPr>
              <w:jc w:val="center"/>
              <w:rPr>
                <w:rFonts w:ascii="Calibri" w:hAnsi="Calibri" w:cs="Calibri"/>
                <w:b/>
                <w:bCs/>
                <w:color w:val="000000"/>
                <w:sz w:val="16"/>
                <w:szCs w:val="16"/>
                <w:lang w:val="en-US" w:eastAsia="en-US"/>
              </w:rPr>
            </w:pPr>
            <w:r w:rsidRPr="00262E78">
              <w:rPr>
                <w:rFonts w:ascii="Calibri" w:hAnsi="Calibri" w:cs="Calibri"/>
                <w:b/>
                <w:bCs/>
                <w:color w:val="000000"/>
                <w:sz w:val="16"/>
                <w:szCs w:val="16"/>
                <w:lang w:val="en-US" w:eastAsia="en-US"/>
              </w:rPr>
              <w:t>N/A</w:t>
            </w:r>
          </w:p>
        </w:tc>
      </w:tr>
    </w:tbl>
    <w:p w14:paraId="27AEEE55" w14:textId="445B81F5" w:rsidR="00262E78" w:rsidRDefault="00262E78">
      <w:pPr>
        <w:rPr>
          <w:b/>
          <w:bCs/>
          <w:sz w:val="16"/>
          <w:szCs w:val="16"/>
        </w:rPr>
      </w:pPr>
    </w:p>
    <w:p w14:paraId="059565C1" w14:textId="52864604" w:rsidR="00262E78" w:rsidRDefault="00262E78">
      <w:pPr>
        <w:rPr>
          <w:b/>
          <w:bCs/>
          <w:sz w:val="16"/>
          <w:szCs w:val="16"/>
        </w:rPr>
      </w:pPr>
      <w:proofErr w:type="gramStart"/>
      <w:r>
        <w:rPr>
          <w:b/>
          <w:bCs/>
          <w:sz w:val="16"/>
          <w:szCs w:val="16"/>
        </w:rPr>
        <w:t>Note :</w:t>
      </w:r>
      <w:proofErr w:type="gramEnd"/>
      <w:r>
        <w:rPr>
          <w:b/>
          <w:bCs/>
          <w:sz w:val="16"/>
          <w:szCs w:val="16"/>
        </w:rPr>
        <w:t xml:space="preserve">  </w:t>
      </w:r>
    </w:p>
    <w:p w14:paraId="30B39747" w14:textId="4647DF0C" w:rsidR="00262E78" w:rsidRDefault="00262E78">
      <w:pPr>
        <w:rPr>
          <w:b/>
          <w:bCs/>
          <w:sz w:val="16"/>
          <w:szCs w:val="16"/>
        </w:rPr>
      </w:pPr>
    </w:p>
    <w:p w14:paraId="4E44BB55" w14:textId="3DD37BE7" w:rsidR="00262E78" w:rsidRDefault="00262E78">
      <w:pPr>
        <w:rPr>
          <w:b/>
          <w:bCs/>
          <w:sz w:val="16"/>
          <w:szCs w:val="16"/>
        </w:rPr>
      </w:pPr>
    </w:p>
    <w:p w14:paraId="78E132AA" w14:textId="77777777" w:rsidR="00262E78" w:rsidRDefault="00262E78" w:rsidP="00262E78">
      <w:pPr>
        <w:pStyle w:val="Heading2"/>
      </w:pPr>
      <w:bookmarkStart w:id="16" w:name="_Toc90573446"/>
      <w:bookmarkStart w:id="17" w:name="_Toc101367948"/>
      <w:r>
        <w:t>2.4 Version supportability in Azure</w:t>
      </w:r>
      <w:bookmarkEnd w:id="16"/>
      <w:bookmarkEnd w:id="17"/>
    </w:p>
    <w:p w14:paraId="72618DC7" w14:textId="77777777" w:rsidR="00262E78" w:rsidRDefault="00262E78" w:rsidP="00262E78"/>
    <w:p w14:paraId="23890C65" w14:textId="77777777" w:rsidR="00262E78" w:rsidRDefault="00262E78" w:rsidP="00262E78">
      <w:pPr>
        <w:ind w:left="360"/>
        <w:rPr>
          <w:rFonts w:ascii="Verdana" w:hAnsi="Verdana"/>
        </w:rPr>
      </w:pPr>
      <w:r w:rsidRPr="2816DE09">
        <w:rPr>
          <w:rFonts w:ascii="Verdana" w:hAnsi="Verdana"/>
        </w:rPr>
        <w:t xml:space="preserve">From the above table we can see that CMO systems are hosted on multiple OS platforms e.g., SLES12, RHEL 7.x, AIX 7.1 but FMO systems will be hosted on </w:t>
      </w:r>
      <w:r>
        <w:rPr>
          <w:rFonts w:ascii="Verdana" w:hAnsi="Verdana"/>
        </w:rPr>
        <w:t>RHEL 8.4</w:t>
      </w:r>
      <w:r w:rsidRPr="2816DE09">
        <w:rPr>
          <w:rFonts w:ascii="Verdana" w:hAnsi="Verdana"/>
        </w:rPr>
        <w:t>.</w:t>
      </w:r>
    </w:p>
    <w:p w14:paraId="5BAD5755" w14:textId="77777777" w:rsidR="00262E78" w:rsidRDefault="00262E78" w:rsidP="00262E78">
      <w:pPr>
        <w:ind w:left="360"/>
        <w:rPr>
          <w:rFonts w:ascii="Verdana" w:hAnsi="Verdana"/>
        </w:rPr>
      </w:pPr>
    </w:p>
    <w:p w14:paraId="23FC2D26" w14:textId="77777777" w:rsidR="00262E78" w:rsidRDefault="00262E78" w:rsidP="00262E78">
      <w:pPr>
        <w:ind w:left="360"/>
        <w:rPr>
          <w:rFonts w:ascii="Verdana" w:hAnsi="Verdana"/>
        </w:rPr>
      </w:pPr>
      <w:r>
        <w:rPr>
          <w:rFonts w:ascii="Verdana" w:hAnsi="Verdana"/>
        </w:rPr>
        <w:t xml:space="preserve">The RHEL 8.4 systems will use the Siemens hardened golden image to ensure that they comply with the security guidelines/requirements.  Monitoring against any defects against the agreed standards are identified using the Alcatraz scripts, which are scheduled and managed via </w:t>
      </w:r>
      <w:proofErr w:type="spellStart"/>
      <w:r>
        <w:rPr>
          <w:rFonts w:ascii="Verdana" w:hAnsi="Verdana"/>
        </w:rPr>
        <w:t>Bladelogic</w:t>
      </w:r>
      <w:proofErr w:type="spellEnd"/>
      <w:r>
        <w:rPr>
          <w:rFonts w:ascii="Verdana" w:hAnsi="Verdana"/>
        </w:rPr>
        <w:t xml:space="preserve">.  </w:t>
      </w:r>
    </w:p>
    <w:p w14:paraId="1C5CD968" w14:textId="77777777" w:rsidR="00262E78" w:rsidRPr="0056791D" w:rsidRDefault="00262E78" w:rsidP="00262E78">
      <w:pPr>
        <w:ind w:left="360"/>
        <w:rPr>
          <w:rFonts w:ascii="Verdana" w:hAnsi="Verdana"/>
          <w:color w:val="000000" w:themeColor="text1"/>
        </w:rPr>
      </w:pPr>
    </w:p>
    <w:p w14:paraId="310D3303" w14:textId="77777777" w:rsidR="00262E78" w:rsidRPr="0056791D" w:rsidRDefault="00262E78" w:rsidP="00262E78">
      <w:pPr>
        <w:ind w:left="360"/>
        <w:rPr>
          <w:rFonts w:ascii="Verdana" w:hAnsi="Verdana"/>
          <w:color w:val="000000" w:themeColor="text1"/>
        </w:rPr>
      </w:pPr>
      <w:r w:rsidRPr="0056791D">
        <w:rPr>
          <w:rFonts w:ascii="Verdana" w:hAnsi="Verdana"/>
          <w:color w:val="000000" w:themeColor="text1"/>
        </w:rPr>
        <w:t xml:space="preserve">Patching of the RHEL systems will be managed by </w:t>
      </w:r>
      <w:proofErr w:type="spellStart"/>
      <w:r w:rsidRPr="0056791D">
        <w:rPr>
          <w:rFonts w:ascii="Verdana" w:hAnsi="Verdana"/>
          <w:color w:val="000000" w:themeColor="text1"/>
        </w:rPr>
        <w:t>Bladelogic</w:t>
      </w:r>
      <w:proofErr w:type="spellEnd"/>
      <w:r w:rsidRPr="0056791D">
        <w:rPr>
          <w:rFonts w:ascii="Verdana" w:hAnsi="Verdana"/>
          <w:color w:val="000000" w:themeColor="text1"/>
        </w:rPr>
        <w:t xml:space="preserve">, using the patching schedule agreed with Siemens.  </w:t>
      </w:r>
      <w:proofErr w:type="spellStart"/>
      <w:r w:rsidRPr="0056791D">
        <w:rPr>
          <w:rFonts w:ascii="Verdana" w:hAnsi="Verdana"/>
          <w:color w:val="000000" w:themeColor="text1"/>
        </w:rPr>
        <w:t>Bladelogic</w:t>
      </w:r>
      <w:proofErr w:type="spellEnd"/>
      <w:r w:rsidRPr="0056791D">
        <w:rPr>
          <w:rFonts w:ascii="Verdana" w:hAnsi="Verdana"/>
          <w:color w:val="000000" w:themeColor="text1"/>
        </w:rPr>
        <w:t xml:space="preserve"> manages the updates of the available repos, which are then used when the system patching is initiated by </w:t>
      </w:r>
      <w:proofErr w:type="spellStart"/>
      <w:r w:rsidRPr="0056791D">
        <w:rPr>
          <w:rFonts w:ascii="Verdana" w:hAnsi="Verdana"/>
          <w:color w:val="000000" w:themeColor="text1"/>
        </w:rPr>
        <w:t>Bladelogic</w:t>
      </w:r>
      <w:proofErr w:type="spellEnd"/>
      <w:r w:rsidRPr="0056791D">
        <w:rPr>
          <w:rFonts w:ascii="Verdana" w:hAnsi="Verdana"/>
          <w:color w:val="000000" w:themeColor="text1"/>
        </w:rPr>
        <w:t>.</w:t>
      </w:r>
    </w:p>
    <w:p w14:paraId="626AD7D3" w14:textId="77777777" w:rsidR="00262E78" w:rsidRPr="0056791D" w:rsidRDefault="00262E78" w:rsidP="00262E78">
      <w:pPr>
        <w:rPr>
          <w:rFonts w:ascii="Verdana" w:hAnsi="Verdana"/>
          <w:color w:val="FF0000"/>
          <w:szCs w:val="20"/>
        </w:rPr>
      </w:pPr>
    </w:p>
    <w:p w14:paraId="37E69C69" w14:textId="77777777" w:rsidR="00262E78" w:rsidRPr="0056791D" w:rsidRDefault="00262E78" w:rsidP="00262E78">
      <w:pPr>
        <w:ind w:left="360"/>
        <w:rPr>
          <w:rFonts w:ascii="Verdana" w:hAnsi="Verdana"/>
          <w:color w:val="FF0000"/>
          <w:szCs w:val="20"/>
        </w:rPr>
      </w:pPr>
      <w:r w:rsidRPr="0056791D">
        <w:rPr>
          <w:rFonts w:ascii="Verdana" w:hAnsi="Verdana"/>
          <w:color w:val="FF0000"/>
          <w:szCs w:val="20"/>
        </w:rPr>
        <w:t>SAP version in FMO remains same as CMO except LP1 where EHP upgrade will be performed from EHP7 SPS14 to SPS19.</w:t>
      </w:r>
    </w:p>
    <w:p w14:paraId="250B2B0F" w14:textId="77777777" w:rsidR="00262E78" w:rsidRDefault="00262E78" w:rsidP="00262E78">
      <w:pPr>
        <w:ind w:left="360"/>
        <w:rPr>
          <w:rFonts w:ascii="Verdana" w:hAnsi="Verdana"/>
          <w:szCs w:val="20"/>
        </w:rPr>
      </w:pPr>
    </w:p>
    <w:p w14:paraId="387F99CB" w14:textId="77777777" w:rsidR="00262E78" w:rsidRDefault="00262E78" w:rsidP="00262E78">
      <w:pPr>
        <w:ind w:left="360"/>
        <w:rPr>
          <w:rFonts w:ascii="Verdana" w:hAnsi="Verdana"/>
          <w:szCs w:val="20"/>
        </w:rPr>
      </w:pPr>
      <w:r>
        <w:rPr>
          <w:rFonts w:ascii="Verdana" w:hAnsi="Verdana"/>
          <w:szCs w:val="20"/>
        </w:rPr>
        <w:t>DB version on all systems after migration will be HANA 2.0 SP5.</w:t>
      </w:r>
    </w:p>
    <w:p w14:paraId="123BD532" w14:textId="77777777" w:rsidR="00262E78" w:rsidRDefault="00262E78" w:rsidP="00262E78">
      <w:pPr>
        <w:ind w:left="360"/>
        <w:rPr>
          <w:rFonts w:ascii="Verdana" w:hAnsi="Verdana"/>
          <w:szCs w:val="20"/>
        </w:rPr>
      </w:pPr>
    </w:p>
    <w:p w14:paraId="1C6E877A" w14:textId="77777777" w:rsidR="00262E78" w:rsidRDefault="00262E78" w:rsidP="00262E78">
      <w:pPr>
        <w:ind w:left="360"/>
        <w:rPr>
          <w:rFonts w:ascii="Verdana" w:hAnsi="Verdana"/>
          <w:szCs w:val="20"/>
        </w:rPr>
      </w:pPr>
      <w:r>
        <w:rPr>
          <w:rFonts w:ascii="Verdana" w:hAnsi="Verdana"/>
          <w:szCs w:val="20"/>
        </w:rPr>
        <w:t xml:space="preserve">Hence, it needs to be checked if RHEL 8.4, HANA 2.0 SP5 &amp; EHP7/8 FOR SAP ERP 6.0 is supported in Azure.  The SAP Product Availability Matrix (PAM) and SAP OSS Notes: </w:t>
      </w:r>
      <w:r w:rsidRPr="00CE1BFF">
        <w:rPr>
          <w:rFonts w:ascii="Verdana" w:hAnsi="Verdana"/>
          <w:szCs w:val="20"/>
        </w:rPr>
        <w:t>1928533 - SAP Applications on Azure: Supported Products and Azure VM types</w:t>
      </w:r>
      <w:r>
        <w:rPr>
          <w:rFonts w:ascii="Verdana" w:hAnsi="Verdana"/>
          <w:szCs w:val="20"/>
        </w:rPr>
        <w:t xml:space="preserve">, </w:t>
      </w:r>
      <w:r w:rsidRPr="006B34E1">
        <w:rPr>
          <w:rFonts w:ascii="Verdana" w:hAnsi="Verdana"/>
          <w:szCs w:val="20"/>
        </w:rPr>
        <w:t>2015553 - SAP on Microsoft Azure: Support prerequisites</w:t>
      </w:r>
      <w:r>
        <w:rPr>
          <w:rFonts w:ascii="Verdana" w:hAnsi="Verdana"/>
          <w:szCs w:val="20"/>
        </w:rPr>
        <w:t xml:space="preserve"> and </w:t>
      </w:r>
      <w:r w:rsidRPr="00302149">
        <w:rPr>
          <w:rFonts w:ascii="Verdana" w:hAnsi="Verdana"/>
          <w:szCs w:val="20"/>
        </w:rPr>
        <w:t>2235581 - SAP HANA: Supported Operating Systems</w:t>
      </w:r>
      <w:r>
        <w:rPr>
          <w:rFonts w:ascii="Verdana" w:hAnsi="Verdana"/>
          <w:szCs w:val="20"/>
        </w:rPr>
        <w:t xml:space="preserve"> provide details of supported operating systems, VM Azure types and pre-requisites.</w:t>
      </w:r>
    </w:p>
    <w:p w14:paraId="57502285" w14:textId="77777777" w:rsidR="00262E78" w:rsidRDefault="00262E78" w:rsidP="00262E78">
      <w:pPr>
        <w:ind w:left="360"/>
        <w:rPr>
          <w:rFonts w:ascii="Verdana" w:hAnsi="Verdana"/>
          <w:szCs w:val="20"/>
        </w:rPr>
      </w:pPr>
    </w:p>
    <w:p w14:paraId="384921EE" w14:textId="77777777" w:rsidR="00262E78" w:rsidRPr="00525459" w:rsidRDefault="00262E78" w:rsidP="00262E78">
      <w:pPr>
        <w:ind w:left="360"/>
        <w:rPr>
          <w:rFonts w:ascii="Verdana" w:hAnsi="Verdana"/>
          <w:b/>
          <w:bCs/>
          <w:szCs w:val="20"/>
        </w:rPr>
      </w:pPr>
      <w:r w:rsidRPr="00525459">
        <w:rPr>
          <w:rFonts w:ascii="Verdana" w:hAnsi="Verdana"/>
          <w:b/>
          <w:bCs/>
          <w:szCs w:val="20"/>
        </w:rPr>
        <w:t>OS</w:t>
      </w:r>
    </w:p>
    <w:p w14:paraId="68A78A97" w14:textId="77777777" w:rsidR="00262E78" w:rsidRDefault="00262E78" w:rsidP="00262E78">
      <w:pPr>
        <w:ind w:left="360"/>
        <w:rPr>
          <w:rFonts w:ascii="Verdana" w:hAnsi="Verdana"/>
          <w:szCs w:val="20"/>
        </w:rPr>
      </w:pPr>
      <w:r w:rsidRPr="00B57B70">
        <w:rPr>
          <w:rFonts w:ascii="Verdana" w:hAnsi="Verdana"/>
          <w:noProof/>
          <w:szCs w:val="20"/>
        </w:rPr>
        <w:lastRenderedPageBreak/>
        <w:drawing>
          <wp:inline distT="0" distB="0" distL="0" distR="0" wp14:anchorId="3F70937D" wp14:editId="5CD706E3">
            <wp:extent cx="5731510" cy="10534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53465"/>
                    </a:xfrm>
                    <a:prstGeom prst="rect">
                      <a:avLst/>
                    </a:prstGeom>
                  </pic:spPr>
                </pic:pic>
              </a:graphicData>
            </a:graphic>
          </wp:inline>
        </w:drawing>
      </w:r>
    </w:p>
    <w:p w14:paraId="7E7CA89B" w14:textId="77777777" w:rsidR="00262E78" w:rsidRDefault="00262E78" w:rsidP="00262E78">
      <w:pPr>
        <w:ind w:left="360"/>
        <w:rPr>
          <w:rFonts w:ascii="Verdana" w:hAnsi="Verdana"/>
          <w:szCs w:val="20"/>
        </w:rPr>
      </w:pPr>
    </w:p>
    <w:p w14:paraId="0F5D35C7" w14:textId="77777777" w:rsidR="00262E78" w:rsidRDefault="00262E78" w:rsidP="00262E78">
      <w:pPr>
        <w:ind w:left="360"/>
        <w:rPr>
          <w:rFonts w:ascii="Verdana" w:hAnsi="Verdana"/>
          <w:szCs w:val="20"/>
        </w:rPr>
      </w:pPr>
    </w:p>
    <w:p w14:paraId="05E4C353" w14:textId="77777777" w:rsidR="00262E78" w:rsidRPr="00525459" w:rsidRDefault="00262E78" w:rsidP="00262E78">
      <w:pPr>
        <w:ind w:left="360"/>
        <w:rPr>
          <w:rFonts w:ascii="Verdana" w:hAnsi="Verdana"/>
          <w:b/>
          <w:bCs/>
          <w:szCs w:val="20"/>
        </w:rPr>
      </w:pPr>
      <w:r w:rsidRPr="00525459">
        <w:rPr>
          <w:rFonts w:ascii="Verdana" w:hAnsi="Verdana"/>
          <w:b/>
          <w:bCs/>
          <w:szCs w:val="20"/>
        </w:rPr>
        <w:t>SAP</w:t>
      </w:r>
    </w:p>
    <w:p w14:paraId="34260B30" w14:textId="77777777" w:rsidR="00262E78" w:rsidRDefault="00262E78" w:rsidP="00262E78">
      <w:pPr>
        <w:ind w:left="360"/>
        <w:rPr>
          <w:rFonts w:ascii="Verdana" w:hAnsi="Verdana"/>
          <w:szCs w:val="20"/>
        </w:rPr>
      </w:pPr>
      <w:r w:rsidRPr="002B34D5">
        <w:rPr>
          <w:rFonts w:ascii="Verdana" w:hAnsi="Verdana"/>
          <w:noProof/>
          <w:szCs w:val="20"/>
        </w:rPr>
        <w:drawing>
          <wp:inline distT="0" distB="0" distL="0" distR="0" wp14:anchorId="4030228F" wp14:editId="11AA979A">
            <wp:extent cx="5731510" cy="20681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68195"/>
                    </a:xfrm>
                    <a:prstGeom prst="rect">
                      <a:avLst/>
                    </a:prstGeom>
                  </pic:spPr>
                </pic:pic>
              </a:graphicData>
            </a:graphic>
          </wp:inline>
        </w:drawing>
      </w:r>
    </w:p>
    <w:p w14:paraId="32880795" w14:textId="77777777" w:rsidR="00262E78" w:rsidRDefault="00262E78" w:rsidP="00262E78">
      <w:pPr>
        <w:ind w:left="360"/>
        <w:rPr>
          <w:rFonts w:ascii="Verdana" w:hAnsi="Verdana"/>
          <w:szCs w:val="20"/>
        </w:rPr>
      </w:pPr>
    </w:p>
    <w:p w14:paraId="27979C1F" w14:textId="77777777" w:rsidR="00262E78" w:rsidRPr="00525459" w:rsidRDefault="00262E78" w:rsidP="00262E78">
      <w:pPr>
        <w:ind w:left="360"/>
        <w:rPr>
          <w:rFonts w:ascii="Verdana" w:hAnsi="Verdana"/>
          <w:b/>
          <w:bCs/>
          <w:szCs w:val="20"/>
        </w:rPr>
      </w:pPr>
      <w:r w:rsidRPr="00525459">
        <w:rPr>
          <w:rFonts w:ascii="Verdana" w:hAnsi="Verdana"/>
          <w:b/>
          <w:bCs/>
          <w:szCs w:val="20"/>
        </w:rPr>
        <w:t>DB</w:t>
      </w:r>
    </w:p>
    <w:p w14:paraId="7E4D258D" w14:textId="77777777" w:rsidR="00262E78" w:rsidRDefault="00262E78" w:rsidP="00262E78">
      <w:pPr>
        <w:ind w:left="360"/>
        <w:rPr>
          <w:rFonts w:ascii="Verdana" w:hAnsi="Verdana"/>
          <w:szCs w:val="20"/>
        </w:rPr>
      </w:pPr>
    </w:p>
    <w:p w14:paraId="70A69FAF" w14:textId="77777777" w:rsidR="00262E78" w:rsidRDefault="00262E78" w:rsidP="00262E78">
      <w:pPr>
        <w:ind w:left="360"/>
        <w:rPr>
          <w:rFonts w:ascii="Verdana" w:hAnsi="Verdana"/>
          <w:szCs w:val="20"/>
        </w:rPr>
      </w:pPr>
      <w:r w:rsidRPr="00081498">
        <w:rPr>
          <w:rFonts w:ascii="Verdana" w:hAnsi="Verdana"/>
          <w:noProof/>
          <w:szCs w:val="20"/>
        </w:rPr>
        <w:drawing>
          <wp:inline distT="0" distB="0" distL="0" distR="0" wp14:anchorId="5886A5A4" wp14:editId="408D7558">
            <wp:extent cx="5731510" cy="5080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8000"/>
                    </a:xfrm>
                    <a:prstGeom prst="rect">
                      <a:avLst/>
                    </a:prstGeom>
                  </pic:spPr>
                </pic:pic>
              </a:graphicData>
            </a:graphic>
          </wp:inline>
        </w:drawing>
      </w:r>
    </w:p>
    <w:p w14:paraId="4348FA61" w14:textId="77777777" w:rsidR="00262E78" w:rsidRDefault="00262E78" w:rsidP="00262E78">
      <w:pPr>
        <w:ind w:left="360"/>
        <w:rPr>
          <w:rFonts w:ascii="Verdana" w:hAnsi="Verdana"/>
          <w:szCs w:val="20"/>
        </w:rPr>
      </w:pPr>
    </w:p>
    <w:p w14:paraId="61BA342D" w14:textId="77777777" w:rsidR="00262E78" w:rsidRPr="00A36396" w:rsidRDefault="00262E78" w:rsidP="00262E78">
      <w:pPr>
        <w:ind w:left="360"/>
        <w:rPr>
          <w:rFonts w:ascii="Verdana" w:hAnsi="Verdana"/>
          <w:szCs w:val="20"/>
        </w:rPr>
      </w:pPr>
      <w:r w:rsidRPr="00A36396">
        <w:rPr>
          <w:rFonts w:ascii="Verdana" w:hAnsi="Verdana"/>
          <w:b/>
          <w:bCs/>
          <w:szCs w:val="20"/>
        </w:rPr>
        <w:t>Conclusion</w:t>
      </w:r>
      <w:r>
        <w:rPr>
          <w:rFonts w:ascii="Verdana" w:hAnsi="Verdana"/>
          <w:szCs w:val="20"/>
        </w:rPr>
        <w:t xml:space="preserve"> – </w:t>
      </w:r>
      <w:r w:rsidRPr="00A36396">
        <w:rPr>
          <w:rFonts w:ascii="Verdana" w:hAnsi="Verdana"/>
          <w:szCs w:val="20"/>
        </w:rPr>
        <w:t xml:space="preserve">All the component versions </w:t>
      </w:r>
      <w:proofErr w:type="gramStart"/>
      <w:r w:rsidRPr="00A36396">
        <w:rPr>
          <w:rFonts w:ascii="Verdana" w:hAnsi="Verdana"/>
          <w:szCs w:val="20"/>
        </w:rPr>
        <w:t>i.e.</w:t>
      </w:r>
      <w:proofErr w:type="gramEnd"/>
      <w:r w:rsidRPr="00A36396">
        <w:rPr>
          <w:rFonts w:ascii="Verdana" w:hAnsi="Verdana"/>
          <w:szCs w:val="20"/>
        </w:rPr>
        <w:t xml:space="preserve"> SAP/DB/OS are supported in Azure.</w:t>
      </w:r>
    </w:p>
    <w:p w14:paraId="75452674" w14:textId="56E8A3A7" w:rsidR="00262E78" w:rsidRDefault="00262E78">
      <w:pPr>
        <w:rPr>
          <w:b/>
          <w:bCs/>
          <w:sz w:val="16"/>
          <w:szCs w:val="16"/>
        </w:rPr>
      </w:pPr>
    </w:p>
    <w:p w14:paraId="35DB1BDB" w14:textId="31C86066" w:rsidR="00262E78" w:rsidRPr="00262E78" w:rsidRDefault="00262E78">
      <w:pPr>
        <w:rPr>
          <w:b/>
          <w:bCs/>
          <w:color w:val="FF0000"/>
          <w:sz w:val="16"/>
          <w:szCs w:val="16"/>
        </w:rPr>
      </w:pPr>
    </w:p>
    <w:p w14:paraId="6B8A525D" w14:textId="7933DE94" w:rsidR="00262E78" w:rsidRPr="00262E78" w:rsidRDefault="00C72DD5" w:rsidP="00262E78">
      <w:pPr>
        <w:pStyle w:val="Heading2"/>
        <w:rPr>
          <w:rFonts w:ascii="Calibri Light" w:eastAsia="Yu Gothic Light" w:hAnsi="Calibri Light" w:cs="Times New Roman"/>
          <w:color w:val="FF0000"/>
        </w:rPr>
      </w:pPr>
      <w:bookmarkStart w:id="18" w:name="_Toc101367949"/>
      <w:r>
        <w:rPr>
          <w:color w:val="FF0000"/>
        </w:rPr>
        <w:t>2</w:t>
      </w:r>
      <w:r w:rsidR="00262E78" w:rsidRPr="00262E78">
        <w:rPr>
          <w:color w:val="FF0000"/>
        </w:rPr>
        <w:t xml:space="preserve">.5 </w:t>
      </w:r>
      <w:commentRangeStart w:id="19"/>
      <w:commentRangeStart w:id="20"/>
      <w:r w:rsidR="00262E78" w:rsidRPr="00262E78">
        <w:rPr>
          <w:color w:val="FF0000"/>
        </w:rPr>
        <w:t xml:space="preserve">CMO Network Details </w:t>
      </w:r>
      <w:commentRangeStart w:id="21"/>
      <w:commentRangeEnd w:id="21"/>
      <w:r w:rsidR="00262E78" w:rsidRPr="00262E78">
        <w:rPr>
          <w:rStyle w:val="CommentReference"/>
          <w:color w:val="FF0000"/>
        </w:rPr>
        <w:commentReference w:id="21"/>
      </w:r>
      <w:commentRangeStart w:id="22"/>
      <w:commentRangeEnd w:id="22"/>
      <w:r w:rsidR="00262E78" w:rsidRPr="00262E78">
        <w:rPr>
          <w:rStyle w:val="CommentReference"/>
          <w:color w:val="FF0000"/>
        </w:rPr>
        <w:commentReference w:id="22"/>
      </w:r>
      <w:commentRangeEnd w:id="19"/>
      <w:r w:rsidR="00262E78" w:rsidRPr="00262E78">
        <w:rPr>
          <w:rStyle w:val="CommentReference"/>
          <w:color w:val="FF0000"/>
        </w:rPr>
        <w:commentReference w:id="19"/>
      </w:r>
      <w:commentRangeEnd w:id="20"/>
      <w:r w:rsidR="00262E78" w:rsidRPr="00262E78">
        <w:rPr>
          <w:rStyle w:val="CommentReference"/>
          <w:color w:val="FF0000"/>
        </w:rPr>
        <w:commentReference w:id="20"/>
      </w:r>
      <w:bookmarkEnd w:id="18"/>
    </w:p>
    <w:p w14:paraId="34869B0B" w14:textId="77777777" w:rsidR="00262E78" w:rsidRPr="00262E78" w:rsidRDefault="00262E78" w:rsidP="00262E78">
      <w:pPr>
        <w:rPr>
          <w:color w:val="FF0000"/>
        </w:rPr>
      </w:pPr>
    </w:p>
    <w:p w14:paraId="2AF6C625" w14:textId="77777777" w:rsidR="00262E78" w:rsidRPr="00262E78" w:rsidRDefault="00262E78" w:rsidP="00262E78">
      <w:pPr>
        <w:rPr>
          <w:color w:val="FF0000"/>
          <w:szCs w:val="20"/>
        </w:rPr>
      </w:pPr>
      <w:r w:rsidRPr="00262E78">
        <w:rPr>
          <w:color w:val="FF0000"/>
          <w:szCs w:val="20"/>
        </w:rPr>
        <w:t>From the below data it can be seen that the network bandwidth used in CMO environment is 150 MB.</w:t>
      </w:r>
    </w:p>
    <w:p w14:paraId="581C486A" w14:textId="77777777" w:rsidR="00262E78" w:rsidRPr="00262E78" w:rsidRDefault="00262E78" w:rsidP="00262E78">
      <w:pPr>
        <w:rPr>
          <w:color w:val="FF0000"/>
          <w:szCs w:val="20"/>
        </w:rPr>
      </w:pPr>
    </w:p>
    <w:p w14:paraId="5012F594" w14:textId="77777777" w:rsidR="00262E78" w:rsidRPr="00262E78" w:rsidRDefault="00262E78" w:rsidP="00262E78">
      <w:pPr>
        <w:rPr>
          <w:b/>
          <w:bCs/>
          <w:color w:val="FF0000"/>
          <w:szCs w:val="20"/>
        </w:rPr>
      </w:pPr>
      <w:proofErr w:type="spellStart"/>
      <w:r w:rsidRPr="00262E78">
        <w:rPr>
          <w:b/>
          <w:bCs/>
          <w:color w:val="FF0000"/>
          <w:szCs w:val="20"/>
        </w:rPr>
        <w:t>Fuerth</w:t>
      </w:r>
      <w:proofErr w:type="spellEnd"/>
    </w:p>
    <w:p w14:paraId="02641E43" w14:textId="77777777" w:rsidR="00262E78" w:rsidRPr="00262E78" w:rsidRDefault="00262E78" w:rsidP="00262E78">
      <w:pPr>
        <w:rPr>
          <w:rFonts w:ascii="Courier New" w:eastAsia="Courier New" w:hAnsi="Courier New" w:cs="Courier New"/>
          <w:color w:val="FF0000"/>
          <w:sz w:val="22"/>
          <w:szCs w:val="22"/>
          <w:lang w:val="en-US"/>
        </w:rPr>
      </w:pPr>
    </w:p>
    <w:p w14:paraId="55E9AE9B" w14:textId="77777777" w:rsidR="00262E78" w:rsidRPr="00262E78" w:rsidRDefault="00262E78" w:rsidP="00262E78">
      <w:pPr>
        <w:rPr>
          <w:color w:val="FF0000"/>
        </w:rPr>
      </w:pPr>
      <w:r w:rsidRPr="00262E78">
        <w:rPr>
          <w:rFonts w:ascii="Courier New" w:eastAsia="Courier New" w:hAnsi="Courier New" w:cs="Courier New"/>
          <w:color w:val="FF0000"/>
          <w:sz w:val="22"/>
          <w:szCs w:val="22"/>
          <w:lang w:val="en-US"/>
        </w:rPr>
        <w:t xml:space="preserve">Te0/0/1/0.448 </w:t>
      </w:r>
      <w:proofErr w:type="gramStart"/>
      <w:r w:rsidRPr="00262E78">
        <w:rPr>
          <w:rFonts w:ascii="Courier New" w:eastAsia="Courier New" w:hAnsi="Courier New" w:cs="Courier New"/>
          <w:color w:val="FF0000"/>
          <w:sz w:val="22"/>
          <w:szCs w:val="22"/>
          <w:lang w:val="en-US"/>
        </w:rPr>
        <w:t xml:space="preserve">up  </w:t>
      </w:r>
      <w:proofErr w:type="spellStart"/>
      <w:r w:rsidRPr="00262E78">
        <w:rPr>
          <w:rFonts w:ascii="Courier New" w:eastAsia="Courier New" w:hAnsi="Courier New" w:cs="Courier New"/>
          <w:color w:val="FF0000"/>
          <w:sz w:val="22"/>
          <w:szCs w:val="22"/>
          <w:lang w:val="en-US"/>
        </w:rPr>
        <w:t>up</w:t>
      </w:r>
      <w:proofErr w:type="spellEnd"/>
      <w:proofErr w:type="gramEnd"/>
      <w:r w:rsidRPr="00262E78">
        <w:rPr>
          <w:rFonts w:ascii="Courier New" w:eastAsia="Courier New" w:hAnsi="Courier New" w:cs="Courier New"/>
          <w:color w:val="FF0000"/>
          <w:sz w:val="22"/>
          <w:szCs w:val="22"/>
          <w:lang w:val="en-US"/>
        </w:rPr>
        <w:t xml:space="preserve"> FTH | </w:t>
      </w:r>
      <w:r w:rsidRPr="00262E78">
        <w:rPr>
          <w:rFonts w:ascii="Courier New" w:eastAsia="Courier New" w:hAnsi="Courier New" w:cs="Courier New"/>
          <w:color w:val="FF0000"/>
          <w:sz w:val="22"/>
          <w:szCs w:val="22"/>
          <w:highlight w:val="yellow"/>
          <w:lang w:val="en-US"/>
        </w:rPr>
        <w:t>150000</w:t>
      </w:r>
      <w:r w:rsidRPr="00262E78">
        <w:rPr>
          <w:rFonts w:ascii="Courier New" w:eastAsia="Courier New" w:hAnsi="Courier New" w:cs="Courier New"/>
          <w:color w:val="FF0000"/>
          <w:sz w:val="22"/>
          <w:szCs w:val="22"/>
          <w:lang w:val="en-US"/>
        </w:rPr>
        <w:t xml:space="preserve"> | SIEMENS PROXY VLAN 448 (AVZ1) | Project D4539-043</w:t>
      </w:r>
    </w:p>
    <w:p w14:paraId="00DC47FB" w14:textId="77777777" w:rsidR="00262E78" w:rsidRPr="00262E78" w:rsidRDefault="00262E78" w:rsidP="00262E78">
      <w:pPr>
        <w:rPr>
          <w:color w:val="FF0000"/>
          <w:szCs w:val="20"/>
          <w:lang w:val="en-US"/>
        </w:rPr>
      </w:pPr>
    </w:p>
    <w:p w14:paraId="1DC2203B" w14:textId="77777777" w:rsidR="00262E78" w:rsidRPr="00262E78" w:rsidRDefault="00262E78" w:rsidP="00262E78">
      <w:pPr>
        <w:rPr>
          <w:color w:val="FF0000"/>
          <w:szCs w:val="20"/>
        </w:rPr>
      </w:pPr>
    </w:p>
    <w:p w14:paraId="3B5B4C2E" w14:textId="77777777" w:rsidR="00262E78" w:rsidRPr="00262E78" w:rsidRDefault="00262E78" w:rsidP="00262E78">
      <w:pPr>
        <w:rPr>
          <w:b/>
          <w:bCs/>
          <w:color w:val="FF0000"/>
          <w:szCs w:val="20"/>
        </w:rPr>
      </w:pPr>
      <w:r w:rsidRPr="00262E78">
        <w:rPr>
          <w:b/>
          <w:bCs/>
          <w:color w:val="FF0000"/>
          <w:szCs w:val="20"/>
        </w:rPr>
        <w:t>Munich</w:t>
      </w:r>
    </w:p>
    <w:p w14:paraId="38865066" w14:textId="77777777" w:rsidR="00262E78" w:rsidRPr="00262E78" w:rsidRDefault="00262E78" w:rsidP="00262E78">
      <w:pPr>
        <w:rPr>
          <w:b/>
          <w:bCs/>
          <w:color w:val="FF0000"/>
          <w:szCs w:val="20"/>
        </w:rPr>
      </w:pPr>
    </w:p>
    <w:p w14:paraId="13C72662" w14:textId="0F4175A1" w:rsidR="00262E78" w:rsidRDefault="00262E78" w:rsidP="00262E78">
      <w:pPr>
        <w:rPr>
          <w:rFonts w:ascii="Courier New" w:eastAsia="Courier New" w:hAnsi="Courier New" w:cs="Courier New"/>
          <w:color w:val="FF0000"/>
          <w:sz w:val="22"/>
          <w:szCs w:val="22"/>
          <w:lang w:val="en-US"/>
        </w:rPr>
      </w:pPr>
      <w:r w:rsidRPr="00262E78">
        <w:rPr>
          <w:rFonts w:ascii="Courier New" w:eastAsia="Courier New" w:hAnsi="Courier New" w:cs="Courier New"/>
          <w:color w:val="FF0000"/>
          <w:sz w:val="22"/>
          <w:szCs w:val="22"/>
          <w:lang w:val="en-US"/>
        </w:rPr>
        <w:t xml:space="preserve">Te0/0/2/2.84 up </w:t>
      </w:r>
      <w:proofErr w:type="spellStart"/>
      <w:proofErr w:type="gramStart"/>
      <w:r w:rsidRPr="00262E78">
        <w:rPr>
          <w:rFonts w:ascii="Courier New" w:eastAsia="Courier New" w:hAnsi="Courier New" w:cs="Courier New"/>
          <w:color w:val="FF0000"/>
          <w:sz w:val="22"/>
          <w:szCs w:val="22"/>
          <w:lang w:val="en-US"/>
        </w:rPr>
        <w:t>up</w:t>
      </w:r>
      <w:proofErr w:type="spellEnd"/>
      <w:r w:rsidRPr="00262E78">
        <w:rPr>
          <w:rFonts w:ascii="Courier New" w:eastAsia="Courier New" w:hAnsi="Courier New" w:cs="Courier New"/>
          <w:color w:val="FF0000"/>
          <w:sz w:val="22"/>
          <w:szCs w:val="22"/>
          <w:lang w:val="en-US"/>
        </w:rPr>
        <w:t xml:space="preserve">  MCH</w:t>
      </w:r>
      <w:proofErr w:type="gramEnd"/>
      <w:r w:rsidRPr="00262E78">
        <w:rPr>
          <w:rFonts w:ascii="Courier New" w:eastAsia="Courier New" w:hAnsi="Courier New" w:cs="Courier New"/>
          <w:color w:val="FF0000"/>
          <w:sz w:val="22"/>
          <w:szCs w:val="22"/>
          <w:lang w:val="en-US"/>
        </w:rPr>
        <w:t xml:space="preserve"> | </w:t>
      </w:r>
      <w:r w:rsidRPr="00262E78">
        <w:rPr>
          <w:rFonts w:ascii="Courier New" w:eastAsia="Courier New" w:hAnsi="Courier New" w:cs="Courier New"/>
          <w:color w:val="FF0000"/>
          <w:sz w:val="22"/>
          <w:szCs w:val="22"/>
          <w:highlight w:val="yellow"/>
          <w:lang w:val="en-US"/>
        </w:rPr>
        <w:t>150000</w:t>
      </w:r>
      <w:r w:rsidRPr="00262E78">
        <w:rPr>
          <w:rFonts w:ascii="Courier New" w:eastAsia="Courier New" w:hAnsi="Courier New" w:cs="Courier New"/>
          <w:color w:val="FF0000"/>
          <w:sz w:val="22"/>
          <w:szCs w:val="22"/>
          <w:lang w:val="en-US"/>
        </w:rPr>
        <w:t xml:space="preserve"> | Siemens-Proxy VLAN 84 (AVZ1)</w:t>
      </w:r>
    </w:p>
    <w:p w14:paraId="5D4A6B71" w14:textId="0B08B29C" w:rsidR="00262E78" w:rsidRDefault="00262E78" w:rsidP="00262E78">
      <w:pPr>
        <w:rPr>
          <w:rFonts w:ascii="Courier New" w:eastAsia="Courier New" w:hAnsi="Courier New" w:cs="Courier New"/>
          <w:color w:val="FF0000"/>
          <w:sz w:val="22"/>
          <w:szCs w:val="22"/>
          <w:lang w:val="en-US"/>
        </w:rPr>
      </w:pPr>
    </w:p>
    <w:p w14:paraId="475E0473" w14:textId="77777777" w:rsidR="002240A5" w:rsidRDefault="002240A5" w:rsidP="00262E78">
      <w:pPr>
        <w:pStyle w:val="Heading2"/>
      </w:pPr>
      <w:bookmarkStart w:id="23" w:name="_Toc90573448"/>
    </w:p>
    <w:p w14:paraId="54F3C359" w14:textId="77777777" w:rsidR="002240A5" w:rsidRDefault="002240A5" w:rsidP="00262E78">
      <w:pPr>
        <w:pStyle w:val="Heading2"/>
      </w:pPr>
    </w:p>
    <w:p w14:paraId="7FD2607A" w14:textId="77777777" w:rsidR="002240A5" w:rsidRDefault="002240A5" w:rsidP="00262E78">
      <w:pPr>
        <w:pStyle w:val="Heading2"/>
      </w:pPr>
    </w:p>
    <w:p w14:paraId="5136E71D" w14:textId="73E46FAE" w:rsidR="00262E78" w:rsidRDefault="00262E78" w:rsidP="00262E78">
      <w:pPr>
        <w:pStyle w:val="Heading2"/>
      </w:pPr>
      <w:bookmarkStart w:id="24" w:name="_Toc101367950"/>
      <w:commentRangeStart w:id="25"/>
      <w:commentRangeStart w:id="26"/>
      <w:commentRangeStart w:id="27"/>
      <w:r>
        <w:t>2.6 CMO Sizing</w:t>
      </w:r>
      <w:commentRangeEnd w:id="25"/>
      <w:r>
        <w:rPr>
          <w:rStyle w:val="CommentReference"/>
        </w:rPr>
        <w:commentReference w:id="25"/>
      </w:r>
      <w:commentRangeEnd w:id="26"/>
      <w:r>
        <w:rPr>
          <w:rStyle w:val="CommentReference"/>
        </w:rPr>
        <w:commentReference w:id="26"/>
      </w:r>
      <w:commentRangeEnd w:id="27"/>
      <w:r>
        <w:rPr>
          <w:rStyle w:val="CommentReference"/>
          <w:rFonts w:ascii="Arial" w:eastAsia="Times New Roman" w:hAnsi="Arial" w:cs="Times New Roman"/>
          <w:color w:val="auto"/>
        </w:rPr>
        <w:commentReference w:id="27"/>
      </w:r>
      <w:bookmarkEnd w:id="23"/>
      <w:bookmarkEnd w:id="24"/>
    </w:p>
    <w:p w14:paraId="1D9D4B11" w14:textId="34B0B609" w:rsidR="002240A5" w:rsidRDefault="002240A5" w:rsidP="002240A5"/>
    <w:p w14:paraId="7A443D79" w14:textId="26F752BB" w:rsidR="002240A5" w:rsidRDefault="002240A5" w:rsidP="002240A5"/>
    <w:p w14:paraId="792D8880" w14:textId="77777777" w:rsidR="002240A5" w:rsidRPr="002240A5" w:rsidRDefault="002240A5" w:rsidP="002240A5"/>
    <w:tbl>
      <w:tblPr>
        <w:tblW w:w="9360" w:type="dxa"/>
        <w:tblLook w:val="04A0" w:firstRow="1" w:lastRow="0" w:firstColumn="1" w:lastColumn="0" w:noHBand="0" w:noVBand="1"/>
      </w:tblPr>
      <w:tblGrid>
        <w:gridCol w:w="9360"/>
      </w:tblGrid>
      <w:tr w:rsidR="008A49D2" w:rsidRPr="002240A5" w14:paraId="57CFAC9F" w14:textId="77777777" w:rsidTr="008A10AC">
        <w:trPr>
          <w:trHeight w:val="285"/>
        </w:trPr>
        <w:tc>
          <w:tcPr>
            <w:tcW w:w="9360" w:type="dxa"/>
            <w:tcBorders>
              <w:top w:val="nil"/>
              <w:left w:val="nil"/>
              <w:bottom w:val="nil"/>
              <w:right w:val="nil"/>
            </w:tcBorders>
            <w:shd w:val="clear" w:color="auto" w:fill="auto"/>
            <w:noWrap/>
            <w:vAlign w:val="bottom"/>
          </w:tcPr>
          <w:tbl>
            <w:tblPr>
              <w:tblW w:w="7460" w:type="dxa"/>
              <w:tblLook w:val="04A0" w:firstRow="1" w:lastRow="0" w:firstColumn="1" w:lastColumn="0" w:noHBand="0" w:noVBand="1"/>
            </w:tblPr>
            <w:tblGrid>
              <w:gridCol w:w="875"/>
              <w:gridCol w:w="884"/>
              <w:gridCol w:w="1412"/>
              <w:gridCol w:w="1096"/>
              <w:gridCol w:w="1074"/>
              <w:gridCol w:w="885"/>
              <w:gridCol w:w="1012"/>
              <w:gridCol w:w="222"/>
            </w:tblGrid>
            <w:tr w:rsidR="002240A5" w:rsidRPr="002240A5" w14:paraId="022F5E32" w14:textId="77777777" w:rsidTr="002240A5">
              <w:trPr>
                <w:gridAfter w:val="1"/>
                <w:wAfter w:w="36" w:type="dxa"/>
                <w:trHeight w:val="408"/>
              </w:trPr>
              <w:tc>
                <w:tcPr>
                  <w:tcW w:w="101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56316DE" w14:textId="77777777" w:rsidR="002240A5" w:rsidRPr="002240A5" w:rsidRDefault="002240A5" w:rsidP="002240A5">
                  <w:pPr>
                    <w:rPr>
                      <w:rFonts w:ascii="Calibri" w:hAnsi="Calibri"/>
                      <w:b/>
                      <w:bCs/>
                      <w:color w:val="000000"/>
                      <w:sz w:val="22"/>
                      <w:szCs w:val="22"/>
                      <w:lang w:val="en-US" w:eastAsia="en-US"/>
                    </w:rPr>
                  </w:pPr>
                  <w:r w:rsidRPr="002240A5">
                    <w:rPr>
                      <w:rFonts w:ascii="Calibri" w:hAnsi="Calibri"/>
                      <w:b/>
                      <w:bCs/>
                      <w:color w:val="000000"/>
                      <w:sz w:val="22"/>
                      <w:szCs w:val="22"/>
                      <w:lang w:val="en-US" w:eastAsia="en-US"/>
                    </w:rPr>
                    <w:t>X56</w:t>
                  </w:r>
                </w:p>
              </w:tc>
              <w:tc>
                <w:tcPr>
                  <w:tcW w:w="101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570FC58"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 </w:t>
                  </w:r>
                </w:p>
              </w:tc>
              <w:tc>
                <w:tcPr>
                  <w:tcW w:w="1417" w:type="dxa"/>
                  <w:vMerge w:val="restart"/>
                  <w:tcBorders>
                    <w:top w:val="single" w:sz="4" w:space="0" w:color="auto"/>
                    <w:left w:val="single" w:sz="4" w:space="0" w:color="auto"/>
                    <w:bottom w:val="single" w:sz="4" w:space="0" w:color="auto"/>
                    <w:right w:val="single" w:sz="4" w:space="0" w:color="auto"/>
                  </w:tcBorders>
                  <w:shd w:val="clear" w:color="000000" w:fill="B4C6E7"/>
                  <w:vAlign w:val="center"/>
                  <w:hideMark/>
                </w:tcPr>
                <w:p w14:paraId="1A8D9091" w14:textId="77777777" w:rsidR="002240A5" w:rsidRPr="002240A5" w:rsidRDefault="002240A5" w:rsidP="002240A5">
                  <w:pPr>
                    <w:jc w:val="center"/>
                    <w:rPr>
                      <w:rFonts w:ascii="Calibri" w:hAnsi="Calibri"/>
                      <w:b/>
                      <w:bCs/>
                      <w:color w:val="000000"/>
                      <w:sz w:val="22"/>
                      <w:szCs w:val="22"/>
                      <w:lang w:val="en-US" w:eastAsia="en-US"/>
                    </w:rPr>
                  </w:pPr>
                  <w:r w:rsidRPr="002240A5">
                    <w:rPr>
                      <w:rFonts w:ascii="Calibri" w:hAnsi="Calibri"/>
                      <w:b/>
                      <w:bCs/>
                      <w:color w:val="000000"/>
                      <w:sz w:val="22"/>
                      <w:szCs w:val="22"/>
                      <w:lang w:val="en-US" w:eastAsia="en-US"/>
                    </w:rPr>
                    <w:t>Host Name</w:t>
                  </w:r>
                </w:p>
              </w:tc>
              <w:tc>
                <w:tcPr>
                  <w:tcW w:w="1018" w:type="dxa"/>
                  <w:vMerge w:val="restart"/>
                  <w:tcBorders>
                    <w:top w:val="single" w:sz="4" w:space="0" w:color="auto"/>
                    <w:left w:val="single" w:sz="4" w:space="0" w:color="auto"/>
                    <w:bottom w:val="single" w:sz="4" w:space="0" w:color="auto"/>
                    <w:right w:val="single" w:sz="4" w:space="0" w:color="auto"/>
                  </w:tcBorders>
                  <w:shd w:val="clear" w:color="000000" w:fill="B4C6E7"/>
                  <w:vAlign w:val="center"/>
                  <w:hideMark/>
                </w:tcPr>
                <w:p w14:paraId="43EFC0ED" w14:textId="77777777" w:rsidR="002240A5" w:rsidRPr="002240A5" w:rsidRDefault="002240A5" w:rsidP="002240A5">
                  <w:pPr>
                    <w:jc w:val="center"/>
                    <w:rPr>
                      <w:rFonts w:ascii="Calibri" w:hAnsi="Calibri"/>
                      <w:b/>
                      <w:bCs/>
                      <w:color w:val="000000"/>
                      <w:sz w:val="22"/>
                      <w:szCs w:val="22"/>
                      <w:lang w:val="en-US" w:eastAsia="en-US"/>
                    </w:rPr>
                  </w:pPr>
                  <w:r w:rsidRPr="002240A5">
                    <w:rPr>
                      <w:rFonts w:ascii="Calibri" w:hAnsi="Calibri"/>
                      <w:b/>
                      <w:bCs/>
                      <w:color w:val="000000"/>
                      <w:sz w:val="22"/>
                      <w:szCs w:val="22"/>
                      <w:lang w:val="en-US" w:eastAsia="en-US"/>
                    </w:rPr>
                    <w:t>Instance#</w:t>
                  </w:r>
                </w:p>
              </w:tc>
              <w:tc>
                <w:tcPr>
                  <w:tcW w:w="939" w:type="dxa"/>
                  <w:vMerge w:val="restart"/>
                  <w:tcBorders>
                    <w:top w:val="single" w:sz="4" w:space="0" w:color="auto"/>
                    <w:left w:val="single" w:sz="4" w:space="0" w:color="auto"/>
                    <w:bottom w:val="single" w:sz="4" w:space="0" w:color="auto"/>
                    <w:right w:val="single" w:sz="4" w:space="0" w:color="auto"/>
                  </w:tcBorders>
                  <w:shd w:val="clear" w:color="000000" w:fill="B4C6E7"/>
                  <w:vAlign w:val="center"/>
                  <w:hideMark/>
                </w:tcPr>
                <w:p w14:paraId="5FC90B0E" w14:textId="77777777" w:rsidR="002240A5" w:rsidRPr="002240A5" w:rsidRDefault="002240A5" w:rsidP="002240A5">
                  <w:pPr>
                    <w:jc w:val="center"/>
                    <w:rPr>
                      <w:rFonts w:ascii="Calibri" w:hAnsi="Calibri"/>
                      <w:b/>
                      <w:bCs/>
                      <w:color w:val="000000"/>
                      <w:sz w:val="22"/>
                      <w:szCs w:val="22"/>
                      <w:lang w:val="en-US" w:eastAsia="en-US"/>
                    </w:rPr>
                  </w:pPr>
                  <w:r w:rsidRPr="002240A5">
                    <w:rPr>
                      <w:rFonts w:ascii="Calibri" w:hAnsi="Calibri"/>
                      <w:b/>
                      <w:bCs/>
                      <w:color w:val="000000"/>
                      <w:sz w:val="22"/>
                      <w:szCs w:val="22"/>
                      <w:lang w:val="en-US" w:eastAsia="en-US"/>
                    </w:rPr>
                    <w:t>Number of Instances</w:t>
                  </w:r>
                </w:p>
              </w:tc>
              <w:tc>
                <w:tcPr>
                  <w:tcW w:w="1011" w:type="dxa"/>
                  <w:vMerge w:val="restart"/>
                  <w:tcBorders>
                    <w:top w:val="single" w:sz="4" w:space="0" w:color="auto"/>
                    <w:left w:val="single" w:sz="4" w:space="0" w:color="auto"/>
                    <w:bottom w:val="single" w:sz="4" w:space="0" w:color="auto"/>
                    <w:right w:val="single" w:sz="4" w:space="0" w:color="auto"/>
                  </w:tcBorders>
                  <w:shd w:val="clear" w:color="000000" w:fill="B4C6E7"/>
                  <w:vAlign w:val="center"/>
                  <w:hideMark/>
                </w:tcPr>
                <w:p w14:paraId="3EB9F273" w14:textId="77777777" w:rsidR="002240A5" w:rsidRPr="002240A5" w:rsidRDefault="002240A5" w:rsidP="002240A5">
                  <w:pPr>
                    <w:jc w:val="center"/>
                    <w:rPr>
                      <w:rFonts w:ascii="Calibri" w:hAnsi="Calibri"/>
                      <w:b/>
                      <w:bCs/>
                      <w:color w:val="000000"/>
                      <w:sz w:val="22"/>
                      <w:szCs w:val="22"/>
                      <w:lang w:val="en-US" w:eastAsia="en-US"/>
                    </w:rPr>
                  </w:pPr>
                  <w:r w:rsidRPr="002240A5">
                    <w:rPr>
                      <w:rFonts w:ascii="Calibri" w:hAnsi="Calibri"/>
                      <w:b/>
                      <w:bCs/>
                      <w:color w:val="000000"/>
                      <w:sz w:val="22"/>
                      <w:szCs w:val="22"/>
                      <w:lang w:val="en-US" w:eastAsia="en-US"/>
                    </w:rPr>
                    <w:t xml:space="preserve">CPU </w:t>
                  </w:r>
                </w:p>
              </w:tc>
              <w:tc>
                <w:tcPr>
                  <w:tcW w:w="1017" w:type="dxa"/>
                  <w:vMerge w:val="restart"/>
                  <w:tcBorders>
                    <w:top w:val="single" w:sz="4" w:space="0" w:color="auto"/>
                    <w:left w:val="single" w:sz="4" w:space="0" w:color="auto"/>
                    <w:bottom w:val="single" w:sz="4" w:space="0" w:color="auto"/>
                    <w:right w:val="single" w:sz="4" w:space="0" w:color="auto"/>
                  </w:tcBorders>
                  <w:shd w:val="clear" w:color="000000" w:fill="B4C6E7"/>
                  <w:vAlign w:val="center"/>
                  <w:hideMark/>
                </w:tcPr>
                <w:p w14:paraId="7E9701DC" w14:textId="77777777" w:rsidR="002240A5" w:rsidRPr="002240A5" w:rsidRDefault="002240A5" w:rsidP="002240A5">
                  <w:pPr>
                    <w:jc w:val="center"/>
                    <w:rPr>
                      <w:rFonts w:ascii="Calibri" w:hAnsi="Calibri"/>
                      <w:b/>
                      <w:bCs/>
                      <w:color w:val="000000"/>
                      <w:sz w:val="22"/>
                      <w:szCs w:val="22"/>
                      <w:lang w:val="en-US" w:eastAsia="en-US"/>
                    </w:rPr>
                  </w:pPr>
                  <w:r w:rsidRPr="002240A5">
                    <w:rPr>
                      <w:rFonts w:ascii="Calibri" w:hAnsi="Calibri"/>
                      <w:b/>
                      <w:bCs/>
                      <w:color w:val="000000"/>
                      <w:sz w:val="22"/>
                      <w:szCs w:val="22"/>
                      <w:lang w:val="en-US" w:eastAsia="en-US"/>
                    </w:rPr>
                    <w:t>Memory</w:t>
                  </w:r>
                </w:p>
              </w:tc>
            </w:tr>
            <w:tr w:rsidR="002240A5" w:rsidRPr="002240A5" w14:paraId="0200BA67" w14:textId="77777777" w:rsidTr="002240A5">
              <w:trPr>
                <w:trHeight w:val="540"/>
              </w:trPr>
              <w:tc>
                <w:tcPr>
                  <w:tcW w:w="1011" w:type="dxa"/>
                  <w:vMerge/>
                  <w:tcBorders>
                    <w:top w:val="single" w:sz="4" w:space="0" w:color="auto"/>
                    <w:left w:val="single" w:sz="4" w:space="0" w:color="auto"/>
                    <w:bottom w:val="single" w:sz="4" w:space="0" w:color="auto"/>
                    <w:right w:val="single" w:sz="4" w:space="0" w:color="auto"/>
                  </w:tcBorders>
                  <w:vAlign w:val="center"/>
                  <w:hideMark/>
                </w:tcPr>
                <w:p w14:paraId="6E3D4EA5" w14:textId="77777777" w:rsidR="002240A5" w:rsidRPr="002240A5" w:rsidRDefault="002240A5" w:rsidP="002240A5">
                  <w:pPr>
                    <w:rPr>
                      <w:rFonts w:ascii="Calibri" w:hAnsi="Calibri"/>
                      <w:b/>
                      <w:bCs/>
                      <w:color w:val="000000"/>
                      <w:sz w:val="22"/>
                      <w:szCs w:val="22"/>
                      <w:lang w:val="en-US" w:eastAsia="en-US"/>
                    </w:rPr>
                  </w:pPr>
                </w:p>
              </w:tc>
              <w:tc>
                <w:tcPr>
                  <w:tcW w:w="1011" w:type="dxa"/>
                  <w:vMerge/>
                  <w:tcBorders>
                    <w:top w:val="single" w:sz="4" w:space="0" w:color="auto"/>
                    <w:left w:val="single" w:sz="4" w:space="0" w:color="auto"/>
                    <w:bottom w:val="single" w:sz="4" w:space="0" w:color="auto"/>
                    <w:right w:val="single" w:sz="4" w:space="0" w:color="auto"/>
                  </w:tcBorders>
                  <w:vAlign w:val="center"/>
                  <w:hideMark/>
                </w:tcPr>
                <w:p w14:paraId="40FF0FC6" w14:textId="77777777" w:rsidR="002240A5" w:rsidRPr="002240A5" w:rsidRDefault="002240A5" w:rsidP="002240A5">
                  <w:pPr>
                    <w:rPr>
                      <w:rFonts w:ascii="Calibri" w:hAnsi="Calibri"/>
                      <w:color w:val="000000"/>
                      <w:sz w:val="22"/>
                      <w:szCs w:val="22"/>
                      <w:lang w:val="en-US" w:eastAsia="en-US"/>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14:paraId="140CE4D7" w14:textId="77777777" w:rsidR="002240A5" w:rsidRPr="002240A5" w:rsidRDefault="002240A5" w:rsidP="002240A5">
                  <w:pPr>
                    <w:rPr>
                      <w:rFonts w:ascii="Calibri" w:hAnsi="Calibri"/>
                      <w:b/>
                      <w:bCs/>
                      <w:color w:val="000000"/>
                      <w:sz w:val="22"/>
                      <w:szCs w:val="22"/>
                      <w:lang w:val="en-US" w:eastAsia="en-US"/>
                    </w:rPr>
                  </w:pPr>
                </w:p>
              </w:tc>
              <w:tc>
                <w:tcPr>
                  <w:tcW w:w="1018" w:type="dxa"/>
                  <w:vMerge/>
                  <w:tcBorders>
                    <w:top w:val="single" w:sz="4" w:space="0" w:color="auto"/>
                    <w:left w:val="single" w:sz="4" w:space="0" w:color="auto"/>
                    <w:bottom w:val="single" w:sz="4" w:space="0" w:color="auto"/>
                    <w:right w:val="single" w:sz="4" w:space="0" w:color="auto"/>
                  </w:tcBorders>
                  <w:vAlign w:val="center"/>
                  <w:hideMark/>
                </w:tcPr>
                <w:p w14:paraId="4DB3D1A3" w14:textId="77777777" w:rsidR="002240A5" w:rsidRPr="002240A5" w:rsidRDefault="002240A5" w:rsidP="002240A5">
                  <w:pPr>
                    <w:rPr>
                      <w:rFonts w:ascii="Calibri" w:hAnsi="Calibri"/>
                      <w:b/>
                      <w:bCs/>
                      <w:color w:val="000000"/>
                      <w:sz w:val="22"/>
                      <w:szCs w:val="22"/>
                      <w:lang w:val="en-US" w:eastAsia="en-US"/>
                    </w:rPr>
                  </w:pPr>
                </w:p>
              </w:tc>
              <w:tc>
                <w:tcPr>
                  <w:tcW w:w="939" w:type="dxa"/>
                  <w:vMerge/>
                  <w:tcBorders>
                    <w:top w:val="single" w:sz="4" w:space="0" w:color="auto"/>
                    <w:left w:val="single" w:sz="4" w:space="0" w:color="auto"/>
                    <w:bottom w:val="single" w:sz="4" w:space="0" w:color="auto"/>
                    <w:right w:val="single" w:sz="4" w:space="0" w:color="auto"/>
                  </w:tcBorders>
                  <w:vAlign w:val="center"/>
                  <w:hideMark/>
                </w:tcPr>
                <w:p w14:paraId="067E49A3" w14:textId="77777777" w:rsidR="002240A5" w:rsidRPr="002240A5" w:rsidRDefault="002240A5" w:rsidP="002240A5">
                  <w:pPr>
                    <w:rPr>
                      <w:rFonts w:ascii="Calibri" w:hAnsi="Calibri"/>
                      <w:b/>
                      <w:bCs/>
                      <w:color w:val="000000"/>
                      <w:sz w:val="22"/>
                      <w:szCs w:val="22"/>
                      <w:lang w:val="en-US" w:eastAsia="en-US"/>
                    </w:rPr>
                  </w:pPr>
                </w:p>
              </w:tc>
              <w:tc>
                <w:tcPr>
                  <w:tcW w:w="1011" w:type="dxa"/>
                  <w:vMerge/>
                  <w:tcBorders>
                    <w:top w:val="single" w:sz="4" w:space="0" w:color="auto"/>
                    <w:left w:val="single" w:sz="4" w:space="0" w:color="auto"/>
                    <w:bottom w:val="single" w:sz="4" w:space="0" w:color="auto"/>
                    <w:right w:val="single" w:sz="4" w:space="0" w:color="auto"/>
                  </w:tcBorders>
                  <w:vAlign w:val="center"/>
                  <w:hideMark/>
                </w:tcPr>
                <w:p w14:paraId="35DBA983" w14:textId="77777777" w:rsidR="002240A5" w:rsidRPr="002240A5" w:rsidRDefault="002240A5" w:rsidP="002240A5">
                  <w:pPr>
                    <w:rPr>
                      <w:rFonts w:ascii="Calibri" w:hAnsi="Calibri"/>
                      <w:b/>
                      <w:bCs/>
                      <w:color w:val="000000"/>
                      <w:sz w:val="22"/>
                      <w:szCs w:val="22"/>
                      <w:lang w:val="en-US" w:eastAsia="en-US"/>
                    </w:rPr>
                  </w:pPr>
                </w:p>
              </w:tc>
              <w:tc>
                <w:tcPr>
                  <w:tcW w:w="1017" w:type="dxa"/>
                  <w:vMerge/>
                  <w:tcBorders>
                    <w:top w:val="single" w:sz="4" w:space="0" w:color="auto"/>
                    <w:left w:val="single" w:sz="4" w:space="0" w:color="auto"/>
                    <w:bottom w:val="single" w:sz="4" w:space="0" w:color="auto"/>
                    <w:right w:val="single" w:sz="4" w:space="0" w:color="auto"/>
                  </w:tcBorders>
                  <w:vAlign w:val="center"/>
                  <w:hideMark/>
                </w:tcPr>
                <w:p w14:paraId="4702E260" w14:textId="77777777" w:rsidR="002240A5" w:rsidRPr="002240A5" w:rsidRDefault="002240A5" w:rsidP="002240A5">
                  <w:pPr>
                    <w:rPr>
                      <w:rFonts w:ascii="Calibri" w:hAnsi="Calibri"/>
                      <w:b/>
                      <w:bCs/>
                      <w:color w:val="000000"/>
                      <w:sz w:val="22"/>
                      <w:szCs w:val="22"/>
                      <w:lang w:val="en-US" w:eastAsia="en-US"/>
                    </w:rPr>
                  </w:pPr>
                </w:p>
              </w:tc>
              <w:tc>
                <w:tcPr>
                  <w:tcW w:w="36" w:type="dxa"/>
                  <w:tcBorders>
                    <w:top w:val="nil"/>
                    <w:left w:val="nil"/>
                    <w:bottom w:val="nil"/>
                    <w:right w:val="nil"/>
                  </w:tcBorders>
                  <w:shd w:val="clear" w:color="auto" w:fill="auto"/>
                  <w:noWrap/>
                  <w:vAlign w:val="bottom"/>
                  <w:hideMark/>
                </w:tcPr>
                <w:p w14:paraId="54B36A45" w14:textId="77777777" w:rsidR="002240A5" w:rsidRPr="002240A5" w:rsidRDefault="002240A5" w:rsidP="002240A5">
                  <w:pPr>
                    <w:jc w:val="center"/>
                    <w:rPr>
                      <w:rFonts w:ascii="Calibri" w:hAnsi="Calibri"/>
                      <w:b/>
                      <w:bCs/>
                      <w:color w:val="000000"/>
                      <w:sz w:val="22"/>
                      <w:szCs w:val="22"/>
                      <w:lang w:val="en-US" w:eastAsia="en-US"/>
                    </w:rPr>
                  </w:pPr>
                </w:p>
              </w:tc>
            </w:tr>
            <w:tr w:rsidR="002240A5" w:rsidRPr="002240A5" w14:paraId="55374C33" w14:textId="77777777" w:rsidTr="002240A5">
              <w:trPr>
                <w:trHeight w:val="285"/>
              </w:trPr>
              <w:tc>
                <w:tcPr>
                  <w:tcW w:w="1011" w:type="dxa"/>
                  <w:vMerge/>
                  <w:tcBorders>
                    <w:top w:val="single" w:sz="4" w:space="0" w:color="auto"/>
                    <w:left w:val="single" w:sz="4" w:space="0" w:color="auto"/>
                    <w:bottom w:val="single" w:sz="4" w:space="0" w:color="auto"/>
                    <w:right w:val="single" w:sz="4" w:space="0" w:color="auto"/>
                  </w:tcBorders>
                  <w:vAlign w:val="center"/>
                  <w:hideMark/>
                </w:tcPr>
                <w:p w14:paraId="70FBB305" w14:textId="77777777" w:rsidR="002240A5" w:rsidRPr="002240A5" w:rsidRDefault="002240A5" w:rsidP="002240A5">
                  <w:pPr>
                    <w:rPr>
                      <w:rFonts w:ascii="Calibri" w:hAnsi="Calibri"/>
                      <w:b/>
                      <w:bCs/>
                      <w:color w:val="000000"/>
                      <w:sz w:val="22"/>
                      <w:szCs w:val="22"/>
                      <w:lang w:val="en-US" w:eastAsia="en-US"/>
                    </w:rPr>
                  </w:pPr>
                </w:p>
              </w:tc>
              <w:tc>
                <w:tcPr>
                  <w:tcW w:w="1011" w:type="dxa"/>
                  <w:vMerge w:val="restart"/>
                  <w:tcBorders>
                    <w:top w:val="nil"/>
                    <w:left w:val="single" w:sz="4" w:space="0" w:color="auto"/>
                    <w:bottom w:val="single" w:sz="4" w:space="0" w:color="auto"/>
                    <w:right w:val="single" w:sz="4" w:space="0" w:color="auto"/>
                  </w:tcBorders>
                  <w:shd w:val="clear" w:color="auto" w:fill="auto"/>
                  <w:vAlign w:val="center"/>
                  <w:hideMark/>
                </w:tcPr>
                <w:p w14:paraId="030FAA1A" w14:textId="77777777" w:rsidR="002240A5" w:rsidRPr="002240A5" w:rsidRDefault="002240A5" w:rsidP="002240A5">
                  <w:pPr>
                    <w:rPr>
                      <w:rFonts w:ascii="Calibri" w:hAnsi="Calibri"/>
                      <w:b/>
                      <w:bCs/>
                      <w:color w:val="000000"/>
                      <w:sz w:val="22"/>
                      <w:szCs w:val="22"/>
                      <w:lang w:val="en-US" w:eastAsia="en-US"/>
                    </w:rPr>
                  </w:pPr>
                  <w:r w:rsidRPr="002240A5">
                    <w:rPr>
                      <w:rFonts w:ascii="Calibri" w:hAnsi="Calibri"/>
                      <w:b/>
                      <w:bCs/>
                      <w:color w:val="000000"/>
                      <w:sz w:val="22"/>
                      <w:szCs w:val="22"/>
                      <w:lang w:val="en-US" w:eastAsia="en-US"/>
                    </w:rPr>
                    <w:t>P56</w:t>
                  </w:r>
                </w:p>
              </w:tc>
              <w:tc>
                <w:tcPr>
                  <w:tcW w:w="1417" w:type="dxa"/>
                  <w:tcBorders>
                    <w:top w:val="nil"/>
                    <w:left w:val="nil"/>
                    <w:bottom w:val="single" w:sz="4" w:space="0" w:color="auto"/>
                    <w:right w:val="single" w:sz="4" w:space="0" w:color="auto"/>
                  </w:tcBorders>
                  <w:shd w:val="clear" w:color="auto" w:fill="auto"/>
                  <w:vAlign w:val="center"/>
                  <w:hideMark/>
                </w:tcPr>
                <w:p w14:paraId="0AFD656A"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usirv99d1sap</w:t>
                  </w:r>
                </w:p>
              </w:tc>
              <w:tc>
                <w:tcPr>
                  <w:tcW w:w="1018" w:type="dxa"/>
                  <w:tcBorders>
                    <w:top w:val="nil"/>
                    <w:left w:val="nil"/>
                    <w:bottom w:val="single" w:sz="4" w:space="0" w:color="auto"/>
                    <w:right w:val="single" w:sz="4" w:space="0" w:color="auto"/>
                  </w:tcBorders>
                  <w:shd w:val="clear" w:color="auto" w:fill="auto"/>
                  <w:vAlign w:val="center"/>
                  <w:hideMark/>
                </w:tcPr>
                <w:p w14:paraId="36284F4E"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 </w:t>
                  </w:r>
                </w:p>
              </w:tc>
              <w:tc>
                <w:tcPr>
                  <w:tcW w:w="939" w:type="dxa"/>
                  <w:tcBorders>
                    <w:top w:val="nil"/>
                    <w:left w:val="nil"/>
                    <w:bottom w:val="single" w:sz="4" w:space="0" w:color="auto"/>
                    <w:right w:val="single" w:sz="4" w:space="0" w:color="auto"/>
                  </w:tcBorders>
                  <w:shd w:val="clear" w:color="auto" w:fill="auto"/>
                  <w:vAlign w:val="center"/>
                  <w:hideMark/>
                </w:tcPr>
                <w:p w14:paraId="43772BDB"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w:t>
                  </w:r>
                </w:p>
              </w:tc>
              <w:tc>
                <w:tcPr>
                  <w:tcW w:w="1011" w:type="dxa"/>
                  <w:tcBorders>
                    <w:top w:val="nil"/>
                    <w:left w:val="nil"/>
                    <w:bottom w:val="single" w:sz="4" w:space="0" w:color="auto"/>
                    <w:right w:val="single" w:sz="4" w:space="0" w:color="auto"/>
                  </w:tcBorders>
                  <w:shd w:val="clear" w:color="auto" w:fill="auto"/>
                  <w:vAlign w:val="center"/>
                  <w:hideMark/>
                </w:tcPr>
                <w:p w14:paraId="4DDA5AE2"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112</w:t>
                  </w:r>
                </w:p>
              </w:tc>
              <w:tc>
                <w:tcPr>
                  <w:tcW w:w="1017" w:type="dxa"/>
                  <w:tcBorders>
                    <w:top w:val="nil"/>
                    <w:left w:val="nil"/>
                    <w:bottom w:val="single" w:sz="4" w:space="0" w:color="auto"/>
                    <w:right w:val="single" w:sz="4" w:space="0" w:color="auto"/>
                  </w:tcBorders>
                  <w:shd w:val="clear" w:color="auto" w:fill="auto"/>
                  <w:vAlign w:val="center"/>
                  <w:hideMark/>
                </w:tcPr>
                <w:p w14:paraId="4CDD6046"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772</w:t>
                  </w:r>
                </w:p>
              </w:tc>
              <w:tc>
                <w:tcPr>
                  <w:tcW w:w="36" w:type="dxa"/>
                  <w:vAlign w:val="center"/>
                  <w:hideMark/>
                </w:tcPr>
                <w:p w14:paraId="63C344E7" w14:textId="77777777" w:rsidR="002240A5" w:rsidRPr="002240A5" w:rsidRDefault="002240A5" w:rsidP="002240A5">
                  <w:pPr>
                    <w:rPr>
                      <w:rFonts w:ascii="Times New Roman" w:hAnsi="Times New Roman"/>
                      <w:szCs w:val="20"/>
                      <w:lang w:val="en-US" w:eastAsia="en-US"/>
                    </w:rPr>
                  </w:pPr>
                </w:p>
              </w:tc>
            </w:tr>
            <w:tr w:rsidR="002240A5" w:rsidRPr="002240A5" w14:paraId="600AFF29" w14:textId="77777777" w:rsidTr="002240A5">
              <w:trPr>
                <w:trHeight w:val="285"/>
              </w:trPr>
              <w:tc>
                <w:tcPr>
                  <w:tcW w:w="1011" w:type="dxa"/>
                  <w:vMerge/>
                  <w:tcBorders>
                    <w:top w:val="single" w:sz="4" w:space="0" w:color="auto"/>
                    <w:left w:val="single" w:sz="4" w:space="0" w:color="auto"/>
                    <w:bottom w:val="single" w:sz="4" w:space="0" w:color="auto"/>
                    <w:right w:val="single" w:sz="4" w:space="0" w:color="auto"/>
                  </w:tcBorders>
                  <w:vAlign w:val="center"/>
                  <w:hideMark/>
                </w:tcPr>
                <w:p w14:paraId="45732B26" w14:textId="77777777" w:rsidR="002240A5" w:rsidRPr="002240A5" w:rsidRDefault="002240A5" w:rsidP="002240A5">
                  <w:pPr>
                    <w:rPr>
                      <w:rFonts w:ascii="Calibri" w:hAnsi="Calibri"/>
                      <w:b/>
                      <w:bCs/>
                      <w:color w:val="000000"/>
                      <w:sz w:val="22"/>
                      <w:szCs w:val="22"/>
                      <w:lang w:val="en-US" w:eastAsia="en-US"/>
                    </w:rPr>
                  </w:pPr>
                </w:p>
              </w:tc>
              <w:tc>
                <w:tcPr>
                  <w:tcW w:w="1011" w:type="dxa"/>
                  <w:vMerge/>
                  <w:tcBorders>
                    <w:top w:val="nil"/>
                    <w:left w:val="single" w:sz="4" w:space="0" w:color="auto"/>
                    <w:bottom w:val="single" w:sz="4" w:space="0" w:color="auto"/>
                    <w:right w:val="single" w:sz="4" w:space="0" w:color="auto"/>
                  </w:tcBorders>
                  <w:vAlign w:val="center"/>
                  <w:hideMark/>
                </w:tcPr>
                <w:p w14:paraId="6E4B3CD9" w14:textId="77777777" w:rsidR="002240A5" w:rsidRPr="002240A5" w:rsidRDefault="002240A5" w:rsidP="002240A5">
                  <w:pPr>
                    <w:rPr>
                      <w:rFonts w:ascii="Calibri" w:hAnsi="Calibri"/>
                      <w:b/>
                      <w:bCs/>
                      <w:color w:val="000000"/>
                      <w:sz w:val="22"/>
                      <w:szCs w:val="22"/>
                      <w:lang w:val="en-US" w:eastAsia="en-US"/>
                    </w:rPr>
                  </w:pPr>
                </w:p>
              </w:tc>
              <w:tc>
                <w:tcPr>
                  <w:tcW w:w="1417" w:type="dxa"/>
                  <w:tcBorders>
                    <w:top w:val="nil"/>
                    <w:left w:val="nil"/>
                    <w:bottom w:val="single" w:sz="4" w:space="0" w:color="auto"/>
                    <w:right w:val="single" w:sz="4" w:space="0" w:color="auto"/>
                  </w:tcBorders>
                  <w:shd w:val="clear" w:color="auto" w:fill="auto"/>
                  <w:vAlign w:val="center"/>
                  <w:hideMark/>
                </w:tcPr>
                <w:p w14:paraId="576A4E30"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usirv99d2sap</w:t>
                  </w:r>
                </w:p>
              </w:tc>
              <w:tc>
                <w:tcPr>
                  <w:tcW w:w="1018" w:type="dxa"/>
                  <w:tcBorders>
                    <w:top w:val="nil"/>
                    <w:left w:val="nil"/>
                    <w:bottom w:val="single" w:sz="4" w:space="0" w:color="auto"/>
                    <w:right w:val="single" w:sz="4" w:space="0" w:color="auto"/>
                  </w:tcBorders>
                  <w:shd w:val="clear" w:color="auto" w:fill="auto"/>
                  <w:vAlign w:val="center"/>
                  <w:hideMark/>
                </w:tcPr>
                <w:p w14:paraId="24465CEF"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 </w:t>
                  </w:r>
                </w:p>
              </w:tc>
              <w:tc>
                <w:tcPr>
                  <w:tcW w:w="939" w:type="dxa"/>
                  <w:tcBorders>
                    <w:top w:val="nil"/>
                    <w:left w:val="nil"/>
                    <w:bottom w:val="single" w:sz="4" w:space="0" w:color="auto"/>
                    <w:right w:val="single" w:sz="4" w:space="0" w:color="auto"/>
                  </w:tcBorders>
                  <w:shd w:val="clear" w:color="auto" w:fill="auto"/>
                  <w:vAlign w:val="center"/>
                  <w:hideMark/>
                </w:tcPr>
                <w:p w14:paraId="3A67F9F7"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w:t>
                  </w:r>
                </w:p>
              </w:tc>
              <w:tc>
                <w:tcPr>
                  <w:tcW w:w="1011" w:type="dxa"/>
                  <w:tcBorders>
                    <w:top w:val="nil"/>
                    <w:left w:val="nil"/>
                    <w:bottom w:val="single" w:sz="4" w:space="0" w:color="auto"/>
                    <w:right w:val="single" w:sz="4" w:space="0" w:color="auto"/>
                  </w:tcBorders>
                  <w:shd w:val="clear" w:color="auto" w:fill="auto"/>
                  <w:vAlign w:val="center"/>
                  <w:hideMark/>
                </w:tcPr>
                <w:p w14:paraId="41ED5AF6"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112</w:t>
                  </w:r>
                </w:p>
              </w:tc>
              <w:tc>
                <w:tcPr>
                  <w:tcW w:w="1017" w:type="dxa"/>
                  <w:tcBorders>
                    <w:top w:val="nil"/>
                    <w:left w:val="nil"/>
                    <w:bottom w:val="single" w:sz="4" w:space="0" w:color="auto"/>
                    <w:right w:val="single" w:sz="4" w:space="0" w:color="auto"/>
                  </w:tcBorders>
                  <w:shd w:val="clear" w:color="auto" w:fill="auto"/>
                  <w:vAlign w:val="center"/>
                  <w:hideMark/>
                </w:tcPr>
                <w:p w14:paraId="49C76E3A"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772</w:t>
                  </w:r>
                </w:p>
              </w:tc>
              <w:tc>
                <w:tcPr>
                  <w:tcW w:w="36" w:type="dxa"/>
                  <w:vAlign w:val="center"/>
                  <w:hideMark/>
                </w:tcPr>
                <w:p w14:paraId="02DC7F44" w14:textId="77777777" w:rsidR="002240A5" w:rsidRPr="002240A5" w:rsidRDefault="002240A5" w:rsidP="002240A5">
                  <w:pPr>
                    <w:rPr>
                      <w:rFonts w:ascii="Times New Roman" w:hAnsi="Times New Roman"/>
                      <w:szCs w:val="20"/>
                      <w:lang w:val="en-US" w:eastAsia="en-US"/>
                    </w:rPr>
                  </w:pPr>
                </w:p>
              </w:tc>
            </w:tr>
            <w:tr w:rsidR="002240A5" w:rsidRPr="002240A5" w14:paraId="162C0EAA" w14:textId="77777777" w:rsidTr="002240A5">
              <w:trPr>
                <w:trHeight w:val="285"/>
              </w:trPr>
              <w:tc>
                <w:tcPr>
                  <w:tcW w:w="1011" w:type="dxa"/>
                  <w:vMerge/>
                  <w:tcBorders>
                    <w:top w:val="single" w:sz="4" w:space="0" w:color="auto"/>
                    <w:left w:val="single" w:sz="4" w:space="0" w:color="auto"/>
                    <w:bottom w:val="single" w:sz="4" w:space="0" w:color="auto"/>
                    <w:right w:val="single" w:sz="4" w:space="0" w:color="auto"/>
                  </w:tcBorders>
                  <w:vAlign w:val="center"/>
                  <w:hideMark/>
                </w:tcPr>
                <w:p w14:paraId="20EBAF3A" w14:textId="77777777" w:rsidR="002240A5" w:rsidRPr="002240A5" w:rsidRDefault="002240A5" w:rsidP="002240A5">
                  <w:pPr>
                    <w:rPr>
                      <w:rFonts w:ascii="Calibri" w:hAnsi="Calibri"/>
                      <w:b/>
                      <w:bCs/>
                      <w:color w:val="000000"/>
                      <w:sz w:val="22"/>
                      <w:szCs w:val="22"/>
                      <w:lang w:val="en-US" w:eastAsia="en-US"/>
                    </w:rPr>
                  </w:pPr>
                </w:p>
              </w:tc>
              <w:tc>
                <w:tcPr>
                  <w:tcW w:w="1011" w:type="dxa"/>
                  <w:vMerge/>
                  <w:tcBorders>
                    <w:top w:val="nil"/>
                    <w:left w:val="single" w:sz="4" w:space="0" w:color="auto"/>
                    <w:bottom w:val="single" w:sz="4" w:space="0" w:color="auto"/>
                    <w:right w:val="single" w:sz="4" w:space="0" w:color="auto"/>
                  </w:tcBorders>
                  <w:vAlign w:val="center"/>
                  <w:hideMark/>
                </w:tcPr>
                <w:p w14:paraId="0CADFAB2" w14:textId="77777777" w:rsidR="002240A5" w:rsidRPr="002240A5" w:rsidRDefault="002240A5" w:rsidP="002240A5">
                  <w:pPr>
                    <w:rPr>
                      <w:rFonts w:ascii="Calibri" w:hAnsi="Calibri"/>
                      <w:b/>
                      <w:bCs/>
                      <w:color w:val="000000"/>
                      <w:sz w:val="22"/>
                      <w:szCs w:val="22"/>
                      <w:lang w:val="en-US" w:eastAsia="en-US"/>
                    </w:rPr>
                  </w:pPr>
                </w:p>
              </w:tc>
              <w:tc>
                <w:tcPr>
                  <w:tcW w:w="1417" w:type="dxa"/>
                  <w:tcBorders>
                    <w:top w:val="nil"/>
                    <w:left w:val="nil"/>
                    <w:bottom w:val="single" w:sz="4" w:space="0" w:color="auto"/>
                    <w:right w:val="single" w:sz="4" w:space="0" w:color="auto"/>
                  </w:tcBorders>
                  <w:shd w:val="clear" w:color="auto" w:fill="auto"/>
                  <w:vAlign w:val="center"/>
                  <w:hideMark/>
                </w:tcPr>
                <w:p w14:paraId="0977421A"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usirv99d3sap</w:t>
                  </w:r>
                </w:p>
              </w:tc>
              <w:tc>
                <w:tcPr>
                  <w:tcW w:w="1018" w:type="dxa"/>
                  <w:tcBorders>
                    <w:top w:val="nil"/>
                    <w:left w:val="nil"/>
                    <w:bottom w:val="single" w:sz="4" w:space="0" w:color="auto"/>
                    <w:right w:val="single" w:sz="4" w:space="0" w:color="auto"/>
                  </w:tcBorders>
                  <w:shd w:val="clear" w:color="auto" w:fill="auto"/>
                  <w:vAlign w:val="center"/>
                  <w:hideMark/>
                </w:tcPr>
                <w:p w14:paraId="3F2FA534"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 </w:t>
                  </w:r>
                </w:p>
              </w:tc>
              <w:tc>
                <w:tcPr>
                  <w:tcW w:w="939" w:type="dxa"/>
                  <w:tcBorders>
                    <w:top w:val="nil"/>
                    <w:left w:val="nil"/>
                    <w:bottom w:val="single" w:sz="4" w:space="0" w:color="auto"/>
                    <w:right w:val="single" w:sz="4" w:space="0" w:color="auto"/>
                  </w:tcBorders>
                  <w:shd w:val="clear" w:color="auto" w:fill="auto"/>
                  <w:vAlign w:val="center"/>
                  <w:hideMark/>
                </w:tcPr>
                <w:p w14:paraId="21E199DA"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w:t>
                  </w:r>
                </w:p>
              </w:tc>
              <w:tc>
                <w:tcPr>
                  <w:tcW w:w="1011" w:type="dxa"/>
                  <w:tcBorders>
                    <w:top w:val="nil"/>
                    <w:left w:val="nil"/>
                    <w:bottom w:val="single" w:sz="4" w:space="0" w:color="auto"/>
                    <w:right w:val="single" w:sz="4" w:space="0" w:color="auto"/>
                  </w:tcBorders>
                  <w:shd w:val="clear" w:color="auto" w:fill="auto"/>
                  <w:vAlign w:val="center"/>
                  <w:hideMark/>
                </w:tcPr>
                <w:p w14:paraId="66D8117E"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16</w:t>
                  </w:r>
                </w:p>
              </w:tc>
              <w:tc>
                <w:tcPr>
                  <w:tcW w:w="1017" w:type="dxa"/>
                  <w:tcBorders>
                    <w:top w:val="nil"/>
                    <w:left w:val="nil"/>
                    <w:bottom w:val="single" w:sz="4" w:space="0" w:color="auto"/>
                    <w:right w:val="single" w:sz="4" w:space="0" w:color="auto"/>
                  </w:tcBorders>
                  <w:shd w:val="clear" w:color="auto" w:fill="auto"/>
                  <w:vAlign w:val="center"/>
                  <w:hideMark/>
                </w:tcPr>
                <w:p w14:paraId="0A23EBB0"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128</w:t>
                  </w:r>
                </w:p>
              </w:tc>
              <w:tc>
                <w:tcPr>
                  <w:tcW w:w="36" w:type="dxa"/>
                  <w:vAlign w:val="center"/>
                  <w:hideMark/>
                </w:tcPr>
                <w:p w14:paraId="1F157B68" w14:textId="77777777" w:rsidR="002240A5" w:rsidRPr="002240A5" w:rsidRDefault="002240A5" w:rsidP="002240A5">
                  <w:pPr>
                    <w:rPr>
                      <w:rFonts w:ascii="Times New Roman" w:hAnsi="Times New Roman"/>
                      <w:szCs w:val="20"/>
                      <w:lang w:val="en-US" w:eastAsia="en-US"/>
                    </w:rPr>
                  </w:pPr>
                </w:p>
              </w:tc>
            </w:tr>
            <w:tr w:rsidR="002240A5" w:rsidRPr="002240A5" w14:paraId="4B7C8B7C" w14:textId="77777777" w:rsidTr="002240A5">
              <w:trPr>
                <w:trHeight w:val="285"/>
              </w:trPr>
              <w:tc>
                <w:tcPr>
                  <w:tcW w:w="1011" w:type="dxa"/>
                  <w:vMerge/>
                  <w:tcBorders>
                    <w:top w:val="single" w:sz="4" w:space="0" w:color="auto"/>
                    <w:left w:val="single" w:sz="4" w:space="0" w:color="auto"/>
                    <w:bottom w:val="single" w:sz="4" w:space="0" w:color="auto"/>
                    <w:right w:val="single" w:sz="4" w:space="0" w:color="auto"/>
                  </w:tcBorders>
                  <w:vAlign w:val="center"/>
                  <w:hideMark/>
                </w:tcPr>
                <w:p w14:paraId="333B46FB" w14:textId="77777777" w:rsidR="002240A5" w:rsidRPr="002240A5" w:rsidRDefault="002240A5" w:rsidP="002240A5">
                  <w:pPr>
                    <w:rPr>
                      <w:rFonts w:ascii="Calibri" w:hAnsi="Calibri"/>
                      <w:b/>
                      <w:bCs/>
                      <w:color w:val="000000"/>
                      <w:sz w:val="22"/>
                      <w:szCs w:val="22"/>
                      <w:lang w:val="en-US" w:eastAsia="en-US"/>
                    </w:rPr>
                  </w:pPr>
                </w:p>
              </w:tc>
              <w:tc>
                <w:tcPr>
                  <w:tcW w:w="1011" w:type="dxa"/>
                  <w:vMerge/>
                  <w:tcBorders>
                    <w:top w:val="nil"/>
                    <w:left w:val="single" w:sz="4" w:space="0" w:color="auto"/>
                    <w:bottom w:val="single" w:sz="4" w:space="0" w:color="auto"/>
                    <w:right w:val="single" w:sz="4" w:space="0" w:color="auto"/>
                  </w:tcBorders>
                  <w:vAlign w:val="center"/>
                  <w:hideMark/>
                </w:tcPr>
                <w:p w14:paraId="041EE002" w14:textId="77777777" w:rsidR="002240A5" w:rsidRPr="002240A5" w:rsidRDefault="002240A5" w:rsidP="002240A5">
                  <w:pPr>
                    <w:rPr>
                      <w:rFonts w:ascii="Calibri" w:hAnsi="Calibri"/>
                      <w:b/>
                      <w:bCs/>
                      <w:color w:val="000000"/>
                      <w:sz w:val="22"/>
                      <w:szCs w:val="22"/>
                      <w:lang w:val="en-US" w:eastAsia="en-US"/>
                    </w:rPr>
                  </w:pPr>
                </w:p>
              </w:tc>
              <w:tc>
                <w:tcPr>
                  <w:tcW w:w="1417" w:type="dxa"/>
                  <w:tcBorders>
                    <w:top w:val="nil"/>
                    <w:left w:val="nil"/>
                    <w:bottom w:val="single" w:sz="4" w:space="0" w:color="auto"/>
                    <w:right w:val="single" w:sz="4" w:space="0" w:color="auto"/>
                  </w:tcBorders>
                  <w:shd w:val="clear" w:color="auto" w:fill="auto"/>
                  <w:vAlign w:val="center"/>
                  <w:hideMark/>
                </w:tcPr>
                <w:p w14:paraId="2F845185"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usirv99d4sap</w:t>
                  </w:r>
                </w:p>
              </w:tc>
              <w:tc>
                <w:tcPr>
                  <w:tcW w:w="1018" w:type="dxa"/>
                  <w:tcBorders>
                    <w:top w:val="nil"/>
                    <w:left w:val="nil"/>
                    <w:bottom w:val="single" w:sz="4" w:space="0" w:color="auto"/>
                    <w:right w:val="single" w:sz="4" w:space="0" w:color="auto"/>
                  </w:tcBorders>
                  <w:shd w:val="clear" w:color="auto" w:fill="auto"/>
                  <w:vAlign w:val="center"/>
                  <w:hideMark/>
                </w:tcPr>
                <w:p w14:paraId="023815EA"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 </w:t>
                  </w:r>
                </w:p>
              </w:tc>
              <w:tc>
                <w:tcPr>
                  <w:tcW w:w="939" w:type="dxa"/>
                  <w:tcBorders>
                    <w:top w:val="nil"/>
                    <w:left w:val="nil"/>
                    <w:bottom w:val="single" w:sz="4" w:space="0" w:color="auto"/>
                    <w:right w:val="single" w:sz="4" w:space="0" w:color="auto"/>
                  </w:tcBorders>
                  <w:shd w:val="clear" w:color="auto" w:fill="auto"/>
                  <w:vAlign w:val="center"/>
                  <w:hideMark/>
                </w:tcPr>
                <w:p w14:paraId="3CAD6722"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w:t>
                  </w:r>
                </w:p>
              </w:tc>
              <w:tc>
                <w:tcPr>
                  <w:tcW w:w="1011" w:type="dxa"/>
                  <w:tcBorders>
                    <w:top w:val="nil"/>
                    <w:left w:val="nil"/>
                    <w:bottom w:val="single" w:sz="4" w:space="0" w:color="auto"/>
                    <w:right w:val="single" w:sz="4" w:space="0" w:color="auto"/>
                  </w:tcBorders>
                  <w:shd w:val="clear" w:color="auto" w:fill="auto"/>
                  <w:vAlign w:val="center"/>
                  <w:hideMark/>
                </w:tcPr>
                <w:p w14:paraId="635A54E0"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8</w:t>
                  </w:r>
                </w:p>
              </w:tc>
              <w:tc>
                <w:tcPr>
                  <w:tcW w:w="1017" w:type="dxa"/>
                  <w:tcBorders>
                    <w:top w:val="nil"/>
                    <w:left w:val="nil"/>
                    <w:bottom w:val="single" w:sz="4" w:space="0" w:color="auto"/>
                    <w:right w:val="single" w:sz="4" w:space="0" w:color="auto"/>
                  </w:tcBorders>
                  <w:shd w:val="clear" w:color="auto" w:fill="auto"/>
                  <w:vAlign w:val="center"/>
                  <w:hideMark/>
                </w:tcPr>
                <w:p w14:paraId="1B76F7D5"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96</w:t>
                  </w:r>
                </w:p>
              </w:tc>
              <w:tc>
                <w:tcPr>
                  <w:tcW w:w="36" w:type="dxa"/>
                  <w:vAlign w:val="center"/>
                  <w:hideMark/>
                </w:tcPr>
                <w:p w14:paraId="3E0E73C8" w14:textId="77777777" w:rsidR="002240A5" w:rsidRPr="002240A5" w:rsidRDefault="002240A5" w:rsidP="002240A5">
                  <w:pPr>
                    <w:rPr>
                      <w:rFonts w:ascii="Times New Roman" w:hAnsi="Times New Roman"/>
                      <w:szCs w:val="20"/>
                      <w:lang w:val="en-US" w:eastAsia="en-US"/>
                    </w:rPr>
                  </w:pPr>
                </w:p>
              </w:tc>
            </w:tr>
            <w:tr w:rsidR="002240A5" w:rsidRPr="002240A5" w14:paraId="2ECC2692" w14:textId="77777777" w:rsidTr="002240A5">
              <w:trPr>
                <w:trHeight w:val="285"/>
              </w:trPr>
              <w:tc>
                <w:tcPr>
                  <w:tcW w:w="1011" w:type="dxa"/>
                  <w:vMerge/>
                  <w:tcBorders>
                    <w:top w:val="single" w:sz="4" w:space="0" w:color="auto"/>
                    <w:left w:val="single" w:sz="4" w:space="0" w:color="auto"/>
                    <w:bottom w:val="single" w:sz="4" w:space="0" w:color="auto"/>
                    <w:right w:val="single" w:sz="4" w:space="0" w:color="auto"/>
                  </w:tcBorders>
                  <w:vAlign w:val="center"/>
                  <w:hideMark/>
                </w:tcPr>
                <w:p w14:paraId="03FFE6FF" w14:textId="77777777" w:rsidR="002240A5" w:rsidRPr="002240A5" w:rsidRDefault="002240A5" w:rsidP="002240A5">
                  <w:pPr>
                    <w:rPr>
                      <w:rFonts w:ascii="Calibri" w:hAnsi="Calibri"/>
                      <w:b/>
                      <w:bCs/>
                      <w:color w:val="000000"/>
                      <w:sz w:val="22"/>
                      <w:szCs w:val="22"/>
                      <w:lang w:val="en-US" w:eastAsia="en-US"/>
                    </w:rPr>
                  </w:pPr>
                </w:p>
              </w:tc>
              <w:tc>
                <w:tcPr>
                  <w:tcW w:w="1011" w:type="dxa"/>
                  <w:vMerge/>
                  <w:tcBorders>
                    <w:top w:val="nil"/>
                    <w:left w:val="single" w:sz="4" w:space="0" w:color="auto"/>
                    <w:bottom w:val="single" w:sz="4" w:space="0" w:color="auto"/>
                    <w:right w:val="single" w:sz="4" w:space="0" w:color="auto"/>
                  </w:tcBorders>
                  <w:vAlign w:val="center"/>
                  <w:hideMark/>
                </w:tcPr>
                <w:p w14:paraId="0B4D7B0A" w14:textId="77777777" w:rsidR="002240A5" w:rsidRPr="002240A5" w:rsidRDefault="002240A5" w:rsidP="002240A5">
                  <w:pPr>
                    <w:rPr>
                      <w:rFonts w:ascii="Calibri" w:hAnsi="Calibri"/>
                      <w:b/>
                      <w:bCs/>
                      <w:color w:val="000000"/>
                      <w:sz w:val="22"/>
                      <w:szCs w:val="22"/>
                      <w:lang w:val="en-US" w:eastAsia="en-US"/>
                    </w:rPr>
                  </w:pPr>
                </w:p>
              </w:tc>
              <w:tc>
                <w:tcPr>
                  <w:tcW w:w="1417" w:type="dxa"/>
                  <w:tcBorders>
                    <w:top w:val="nil"/>
                    <w:left w:val="nil"/>
                    <w:bottom w:val="single" w:sz="4" w:space="0" w:color="auto"/>
                    <w:right w:val="single" w:sz="4" w:space="0" w:color="auto"/>
                  </w:tcBorders>
                  <w:shd w:val="clear" w:color="auto" w:fill="auto"/>
                  <w:vAlign w:val="center"/>
                  <w:hideMark/>
                </w:tcPr>
                <w:p w14:paraId="3675DD2A"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usirv99d5sap</w:t>
                  </w:r>
                </w:p>
              </w:tc>
              <w:tc>
                <w:tcPr>
                  <w:tcW w:w="1018" w:type="dxa"/>
                  <w:tcBorders>
                    <w:top w:val="nil"/>
                    <w:left w:val="nil"/>
                    <w:bottom w:val="single" w:sz="4" w:space="0" w:color="auto"/>
                    <w:right w:val="single" w:sz="4" w:space="0" w:color="auto"/>
                  </w:tcBorders>
                  <w:shd w:val="clear" w:color="auto" w:fill="auto"/>
                  <w:vAlign w:val="center"/>
                  <w:hideMark/>
                </w:tcPr>
                <w:p w14:paraId="62B26661"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 </w:t>
                  </w:r>
                </w:p>
              </w:tc>
              <w:tc>
                <w:tcPr>
                  <w:tcW w:w="939" w:type="dxa"/>
                  <w:tcBorders>
                    <w:top w:val="nil"/>
                    <w:left w:val="nil"/>
                    <w:bottom w:val="single" w:sz="4" w:space="0" w:color="auto"/>
                    <w:right w:val="single" w:sz="4" w:space="0" w:color="auto"/>
                  </w:tcBorders>
                  <w:shd w:val="clear" w:color="auto" w:fill="auto"/>
                  <w:vAlign w:val="center"/>
                  <w:hideMark/>
                </w:tcPr>
                <w:p w14:paraId="710E7412"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w:t>
                  </w:r>
                </w:p>
              </w:tc>
              <w:tc>
                <w:tcPr>
                  <w:tcW w:w="1011" w:type="dxa"/>
                  <w:tcBorders>
                    <w:top w:val="nil"/>
                    <w:left w:val="nil"/>
                    <w:bottom w:val="single" w:sz="4" w:space="0" w:color="auto"/>
                    <w:right w:val="single" w:sz="4" w:space="0" w:color="auto"/>
                  </w:tcBorders>
                  <w:shd w:val="clear" w:color="auto" w:fill="auto"/>
                  <w:vAlign w:val="center"/>
                  <w:hideMark/>
                </w:tcPr>
                <w:p w14:paraId="5287D8C3"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8</w:t>
                  </w:r>
                </w:p>
              </w:tc>
              <w:tc>
                <w:tcPr>
                  <w:tcW w:w="1017" w:type="dxa"/>
                  <w:tcBorders>
                    <w:top w:val="nil"/>
                    <w:left w:val="nil"/>
                    <w:bottom w:val="single" w:sz="4" w:space="0" w:color="auto"/>
                    <w:right w:val="single" w:sz="4" w:space="0" w:color="auto"/>
                  </w:tcBorders>
                  <w:shd w:val="clear" w:color="auto" w:fill="auto"/>
                  <w:vAlign w:val="center"/>
                  <w:hideMark/>
                </w:tcPr>
                <w:p w14:paraId="4093A55B"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96</w:t>
                  </w:r>
                </w:p>
              </w:tc>
              <w:tc>
                <w:tcPr>
                  <w:tcW w:w="36" w:type="dxa"/>
                  <w:vAlign w:val="center"/>
                  <w:hideMark/>
                </w:tcPr>
                <w:p w14:paraId="7B3B58D7" w14:textId="77777777" w:rsidR="002240A5" w:rsidRPr="002240A5" w:rsidRDefault="002240A5" w:rsidP="002240A5">
                  <w:pPr>
                    <w:rPr>
                      <w:rFonts w:ascii="Times New Roman" w:hAnsi="Times New Roman"/>
                      <w:szCs w:val="20"/>
                      <w:lang w:val="en-US" w:eastAsia="en-US"/>
                    </w:rPr>
                  </w:pPr>
                </w:p>
              </w:tc>
            </w:tr>
            <w:tr w:rsidR="002240A5" w:rsidRPr="002240A5" w14:paraId="0CE7C31E" w14:textId="77777777" w:rsidTr="002240A5">
              <w:trPr>
                <w:trHeight w:val="285"/>
              </w:trPr>
              <w:tc>
                <w:tcPr>
                  <w:tcW w:w="1011" w:type="dxa"/>
                  <w:vMerge/>
                  <w:tcBorders>
                    <w:top w:val="single" w:sz="4" w:space="0" w:color="auto"/>
                    <w:left w:val="single" w:sz="4" w:space="0" w:color="auto"/>
                    <w:bottom w:val="single" w:sz="4" w:space="0" w:color="auto"/>
                    <w:right w:val="single" w:sz="4" w:space="0" w:color="auto"/>
                  </w:tcBorders>
                  <w:vAlign w:val="center"/>
                  <w:hideMark/>
                </w:tcPr>
                <w:p w14:paraId="68F06942" w14:textId="77777777" w:rsidR="002240A5" w:rsidRPr="002240A5" w:rsidRDefault="002240A5" w:rsidP="002240A5">
                  <w:pPr>
                    <w:rPr>
                      <w:rFonts w:ascii="Calibri" w:hAnsi="Calibri"/>
                      <w:b/>
                      <w:bCs/>
                      <w:color w:val="000000"/>
                      <w:sz w:val="22"/>
                      <w:szCs w:val="22"/>
                      <w:lang w:val="en-US" w:eastAsia="en-US"/>
                    </w:rPr>
                  </w:pPr>
                </w:p>
              </w:tc>
              <w:tc>
                <w:tcPr>
                  <w:tcW w:w="1011" w:type="dxa"/>
                  <w:vMerge w:val="restart"/>
                  <w:tcBorders>
                    <w:top w:val="nil"/>
                    <w:left w:val="single" w:sz="4" w:space="0" w:color="auto"/>
                    <w:bottom w:val="single" w:sz="4" w:space="0" w:color="auto"/>
                    <w:right w:val="single" w:sz="4" w:space="0" w:color="auto"/>
                  </w:tcBorders>
                  <w:shd w:val="clear" w:color="auto" w:fill="auto"/>
                  <w:vAlign w:val="center"/>
                  <w:hideMark/>
                </w:tcPr>
                <w:p w14:paraId="6A02E7FC" w14:textId="77777777" w:rsidR="002240A5" w:rsidRPr="002240A5" w:rsidRDefault="002240A5" w:rsidP="002240A5">
                  <w:pPr>
                    <w:rPr>
                      <w:rFonts w:ascii="Calibri" w:hAnsi="Calibri"/>
                      <w:b/>
                      <w:bCs/>
                      <w:color w:val="000000"/>
                      <w:sz w:val="22"/>
                      <w:szCs w:val="22"/>
                      <w:lang w:val="en-US" w:eastAsia="en-US"/>
                    </w:rPr>
                  </w:pPr>
                  <w:r w:rsidRPr="002240A5">
                    <w:rPr>
                      <w:rFonts w:ascii="Calibri" w:hAnsi="Calibri"/>
                      <w:b/>
                      <w:bCs/>
                      <w:color w:val="000000"/>
                      <w:sz w:val="22"/>
                      <w:szCs w:val="22"/>
                      <w:lang w:val="en-US" w:eastAsia="en-US"/>
                    </w:rPr>
                    <w:t>Q56</w:t>
                  </w:r>
                </w:p>
              </w:tc>
              <w:tc>
                <w:tcPr>
                  <w:tcW w:w="1417" w:type="dxa"/>
                  <w:tcBorders>
                    <w:top w:val="nil"/>
                    <w:left w:val="nil"/>
                    <w:bottom w:val="single" w:sz="4" w:space="0" w:color="auto"/>
                    <w:right w:val="single" w:sz="4" w:space="0" w:color="auto"/>
                  </w:tcBorders>
                  <w:shd w:val="clear" w:color="auto" w:fill="auto"/>
                  <w:vAlign w:val="center"/>
                  <w:hideMark/>
                </w:tcPr>
                <w:p w14:paraId="0C8A94AD"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usirv99d6sap</w:t>
                  </w:r>
                </w:p>
              </w:tc>
              <w:tc>
                <w:tcPr>
                  <w:tcW w:w="1018" w:type="dxa"/>
                  <w:tcBorders>
                    <w:top w:val="nil"/>
                    <w:left w:val="nil"/>
                    <w:bottom w:val="single" w:sz="4" w:space="0" w:color="auto"/>
                    <w:right w:val="single" w:sz="4" w:space="0" w:color="auto"/>
                  </w:tcBorders>
                  <w:shd w:val="clear" w:color="auto" w:fill="auto"/>
                  <w:vAlign w:val="center"/>
                  <w:hideMark/>
                </w:tcPr>
                <w:p w14:paraId="3B767A6E"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 </w:t>
                  </w:r>
                </w:p>
              </w:tc>
              <w:tc>
                <w:tcPr>
                  <w:tcW w:w="939" w:type="dxa"/>
                  <w:tcBorders>
                    <w:top w:val="nil"/>
                    <w:left w:val="nil"/>
                    <w:bottom w:val="single" w:sz="4" w:space="0" w:color="auto"/>
                    <w:right w:val="single" w:sz="4" w:space="0" w:color="auto"/>
                  </w:tcBorders>
                  <w:shd w:val="clear" w:color="auto" w:fill="auto"/>
                  <w:vAlign w:val="center"/>
                  <w:hideMark/>
                </w:tcPr>
                <w:p w14:paraId="4B438FAC"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2</w:t>
                  </w:r>
                </w:p>
              </w:tc>
              <w:tc>
                <w:tcPr>
                  <w:tcW w:w="1011" w:type="dxa"/>
                  <w:tcBorders>
                    <w:top w:val="nil"/>
                    <w:left w:val="nil"/>
                    <w:bottom w:val="single" w:sz="4" w:space="0" w:color="auto"/>
                    <w:right w:val="single" w:sz="4" w:space="0" w:color="auto"/>
                  </w:tcBorders>
                  <w:shd w:val="clear" w:color="auto" w:fill="auto"/>
                  <w:vAlign w:val="center"/>
                  <w:hideMark/>
                </w:tcPr>
                <w:p w14:paraId="79EB9EC9"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112</w:t>
                  </w:r>
                </w:p>
              </w:tc>
              <w:tc>
                <w:tcPr>
                  <w:tcW w:w="1017" w:type="dxa"/>
                  <w:tcBorders>
                    <w:top w:val="nil"/>
                    <w:left w:val="nil"/>
                    <w:bottom w:val="single" w:sz="4" w:space="0" w:color="auto"/>
                    <w:right w:val="single" w:sz="4" w:space="0" w:color="auto"/>
                  </w:tcBorders>
                  <w:shd w:val="clear" w:color="auto" w:fill="auto"/>
                  <w:vAlign w:val="center"/>
                  <w:hideMark/>
                </w:tcPr>
                <w:p w14:paraId="5F377509"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1.16TB</w:t>
                  </w:r>
                </w:p>
              </w:tc>
              <w:tc>
                <w:tcPr>
                  <w:tcW w:w="36" w:type="dxa"/>
                  <w:vAlign w:val="center"/>
                  <w:hideMark/>
                </w:tcPr>
                <w:p w14:paraId="6D91C963" w14:textId="77777777" w:rsidR="002240A5" w:rsidRPr="002240A5" w:rsidRDefault="002240A5" w:rsidP="002240A5">
                  <w:pPr>
                    <w:rPr>
                      <w:rFonts w:ascii="Times New Roman" w:hAnsi="Times New Roman"/>
                      <w:szCs w:val="20"/>
                      <w:lang w:val="en-US" w:eastAsia="en-US"/>
                    </w:rPr>
                  </w:pPr>
                </w:p>
              </w:tc>
            </w:tr>
            <w:tr w:rsidR="002240A5" w:rsidRPr="002240A5" w14:paraId="3DAD47A9" w14:textId="77777777" w:rsidTr="002240A5">
              <w:trPr>
                <w:trHeight w:val="285"/>
              </w:trPr>
              <w:tc>
                <w:tcPr>
                  <w:tcW w:w="1011" w:type="dxa"/>
                  <w:vMerge/>
                  <w:tcBorders>
                    <w:top w:val="single" w:sz="4" w:space="0" w:color="auto"/>
                    <w:left w:val="single" w:sz="4" w:space="0" w:color="auto"/>
                    <w:bottom w:val="single" w:sz="4" w:space="0" w:color="auto"/>
                    <w:right w:val="single" w:sz="4" w:space="0" w:color="auto"/>
                  </w:tcBorders>
                  <w:vAlign w:val="center"/>
                  <w:hideMark/>
                </w:tcPr>
                <w:p w14:paraId="32351BF5" w14:textId="77777777" w:rsidR="002240A5" w:rsidRPr="002240A5" w:rsidRDefault="002240A5" w:rsidP="002240A5">
                  <w:pPr>
                    <w:rPr>
                      <w:rFonts w:ascii="Calibri" w:hAnsi="Calibri"/>
                      <w:b/>
                      <w:bCs/>
                      <w:color w:val="000000"/>
                      <w:sz w:val="22"/>
                      <w:szCs w:val="22"/>
                      <w:lang w:val="en-US" w:eastAsia="en-US"/>
                    </w:rPr>
                  </w:pPr>
                </w:p>
              </w:tc>
              <w:tc>
                <w:tcPr>
                  <w:tcW w:w="1011" w:type="dxa"/>
                  <w:vMerge/>
                  <w:tcBorders>
                    <w:top w:val="nil"/>
                    <w:left w:val="single" w:sz="4" w:space="0" w:color="auto"/>
                    <w:bottom w:val="single" w:sz="4" w:space="0" w:color="auto"/>
                    <w:right w:val="single" w:sz="4" w:space="0" w:color="auto"/>
                  </w:tcBorders>
                  <w:vAlign w:val="center"/>
                  <w:hideMark/>
                </w:tcPr>
                <w:p w14:paraId="3A7E597A" w14:textId="77777777" w:rsidR="002240A5" w:rsidRPr="002240A5" w:rsidRDefault="002240A5" w:rsidP="002240A5">
                  <w:pPr>
                    <w:rPr>
                      <w:rFonts w:ascii="Calibri" w:hAnsi="Calibri"/>
                      <w:b/>
                      <w:bCs/>
                      <w:color w:val="000000"/>
                      <w:sz w:val="22"/>
                      <w:szCs w:val="22"/>
                      <w:lang w:val="en-US" w:eastAsia="en-US"/>
                    </w:rPr>
                  </w:pPr>
                </w:p>
              </w:tc>
              <w:tc>
                <w:tcPr>
                  <w:tcW w:w="1417" w:type="dxa"/>
                  <w:tcBorders>
                    <w:top w:val="nil"/>
                    <w:left w:val="nil"/>
                    <w:bottom w:val="single" w:sz="4" w:space="0" w:color="auto"/>
                    <w:right w:val="single" w:sz="4" w:space="0" w:color="auto"/>
                  </w:tcBorders>
                  <w:shd w:val="clear" w:color="auto" w:fill="auto"/>
                  <w:vAlign w:val="center"/>
                  <w:hideMark/>
                </w:tcPr>
                <w:p w14:paraId="1C3B5E23"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usirv99d7sap</w:t>
                  </w:r>
                </w:p>
              </w:tc>
              <w:tc>
                <w:tcPr>
                  <w:tcW w:w="1018" w:type="dxa"/>
                  <w:tcBorders>
                    <w:top w:val="nil"/>
                    <w:left w:val="nil"/>
                    <w:bottom w:val="single" w:sz="4" w:space="0" w:color="auto"/>
                    <w:right w:val="single" w:sz="4" w:space="0" w:color="auto"/>
                  </w:tcBorders>
                  <w:shd w:val="clear" w:color="auto" w:fill="auto"/>
                  <w:vAlign w:val="center"/>
                  <w:hideMark/>
                </w:tcPr>
                <w:p w14:paraId="2C971CC3"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 </w:t>
                  </w:r>
                </w:p>
              </w:tc>
              <w:tc>
                <w:tcPr>
                  <w:tcW w:w="939" w:type="dxa"/>
                  <w:tcBorders>
                    <w:top w:val="nil"/>
                    <w:left w:val="nil"/>
                    <w:bottom w:val="single" w:sz="4" w:space="0" w:color="auto"/>
                    <w:right w:val="single" w:sz="4" w:space="0" w:color="auto"/>
                  </w:tcBorders>
                  <w:shd w:val="clear" w:color="auto" w:fill="auto"/>
                  <w:vAlign w:val="center"/>
                  <w:hideMark/>
                </w:tcPr>
                <w:p w14:paraId="3C373996"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w:t>
                  </w:r>
                </w:p>
              </w:tc>
              <w:tc>
                <w:tcPr>
                  <w:tcW w:w="1011" w:type="dxa"/>
                  <w:tcBorders>
                    <w:top w:val="nil"/>
                    <w:left w:val="nil"/>
                    <w:bottom w:val="single" w:sz="4" w:space="0" w:color="auto"/>
                    <w:right w:val="single" w:sz="4" w:space="0" w:color="auto"/>
                  </w:tcBorders>
                  <w:shd w:val="clear" w:color="auto" w:fill="auto"/>
                  <w:vAlign w:val="center"/>
                  <w:hideMark/>
                </w:tcPr>
                <w:p w14:paraId="2DA8F3AE"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4</w:t>
                  </w:r>
                </w:p>
              </w:tc>
              <w:tc>
                <w:tcPr>
                  <w:tcW w:w="1017" w:type="dxa"/>
                  <w:tcBorders>
                    <w:top w:val="nil"/>
                    <w:left w:val="nil"/>
                    <w:bottom w:val="single" w:sz="4" w:space="0" w:color="auto"/>
                    <w:right w:val="single" w:sz="4" w:space="0" w:color="auto"/>
                  </w:tcBorders>
                  <w:shd w:val="clear" w:color="auto" w:fill="auto"/>
                  <w:vAlign w:val="center"/>
                  <w:hideMark/>
                </w:tcPr>
                <w:p w14:paraId="459918ED"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32</w:t>
                  </w:r>
                </w:p>
              </w:tc>
              <w:tc>
                <w:tcPr>
                  <w:tcW w:w="36" w:type="dxa"/>
                  <w:vAlign w:val="center"/>
                  <w:hideMark/>
                </w:tcPr>
                <w:p w14:paraId="1D5E1737" w14:textId="77777777" w:rsidR="002240A5" w:rsidRPr="002240A5" w:rsidRDefault="002240A5" w:rsidP="002240A5">
                  <w:pPr>
                    <w:rPr>
                      <w:rFonts w:ascii="Times New Roman" w:hAnsi="Times New Roman"/>
                      <w:szCs w:val="20"/>
                      <w:lang w:val="en-US" w:eastAsia="en-US"/>
                    </w:rPr>
                  </w:pPr>
                </w:p>
              </w:tc>
            </w:tr>
            <w:tr w:rsidR="002240A5" w:rsidRPr="002240A5" w14:paraId="67F60360" w14:textId="77777777" w:rsidTr="002240A5">
              <w:trPr>
                <w:trHeight w:val="285"/>
              </w:trPr>
              <w:tc>
                <w:tcPr>
                  <w:tcW w:w="1011" w:type="dxa"/>
                  <w:vMerge/>
                  <w:tcBorders>
                    <w:top w:val="single" w:sz="4" w:space="0" w:color="auto"/>
                    <w:left w:val="single" w:sz="4" w:space="0" w:color="auto"/>
                    <w:bottom w:val="single" w:sz="4" w:space="0" w:color="auto"/>
                    <w:right w:val="single" w:sz="4" w:space="0" w:color="auto"/>
                  </w:tcBorders>
                  <w:vAlign w:val="center"/>
                  <w:hideMark/>
                </w:tcPr>
                <w:p w14:paraId="3BA2FE74" w14:textId="77777777" w:rsidR="002240A5" w:rsidRPr="002240A5" w:rsidRDefault="002240A5" w:rsidP="002240A5">
                  <w:pPr>
                    <w:rPr>
                      <w:rFonts w:ascii="Calibri" w:hAnsi="Calibri"/>
                      <w:b/>
                      <w:bCs/>
                      <w:color w:val="000000"/>
                      <w:sz w:val="22"/>
                      <w:szCs w:val="22"/>
                      <w:lang w:val="en-US" w:eastAsia="en-US"/>
                    </w:rPr>
                  </w:pPr>
                </w:p>
              </w:tc>
              <w:tc>
                <w:tcPr>
                  <w:tcW w:w="1011" w:type="dxa"/>
                  <w:vMerge/>
                  <w:tcBorders>
                    <w:top w:val="nil"/>
                    <w:left w:val="single" w:sz="4" w:space="0" w:color="auto"/>
                    <w:bottom w:val="single" w:sz="4" w:space="0" w:color="auto"/>
                    <w:right w:val="single" w:sz="4" w:space="0" w:color="auto"/>
                  </w:tcBorders>
                  <w:vAlign w:val="center"/>
                  <w:hideMark/>
                </w:tcPr>
                <w:p w14:paraId="77087CBB" w14:textId="77777777" w:rsidR="002240A5" w:rsidRPr="002240A5" w:rsidRDefault="002240A5" w:rsidP="002240A5">
                  <w:pPr>
                    <w:rPr>
                      <w:rFonts w:ascii="Calibri" w:hAnsi="Calibri"/>
                      <w:b/>
                      <w:bCs/>
                      <w:color w:val="000000"/>
                      <w:sz w:val="22"/>
                      <w:szCs w:val="22"/>
                      <w:lang w:val="en-US" w:eastAsia="en-US"/>
                    </w:rPr>
                  </w:pPr>
                </w:p>
              </w:tc>
              <w:tc>
                <w:tcPr>
                  <w:tcW w:w="1417" w:type="dxa"/>
                  <w:tcBorders>
                    <w:top w:val="nil"/>
                    <w:left w:val="nil"/>
                    <w:bottom w:val="single" w:sz="4" w:space="0" w:color="auto"/>
                    <w:right w:val="single" w:sz="4" w:space="0" w:color="auto"/>
                  </w:tcBorders>
                  <w:shd w:val="clear" w:color="auto" w:fill="auto"/>
                  <w:vAlign w:val="center"/>
                  <w:hideMark/>
                </w:tcPr>
                <w:p w14:paraId="1BA614E9"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usirv99d8sap</w:t>
                  </w:r>
                </w:p>
              </w:tc>
              <w:tc>
                <w:tcPr>
                  <w:tcW w:w="1018" w:type="dxa"/>
                  <w:tcBorders>
                    <w:top w:val="nil"/>
                    <w:left w:val="nil"/>
                    <w:bottom w:val="single" w:sz="4" w:space="0" w:color="auto"/>
                    <w:right w:val="single" w:sz="4" w:space="0" w:color="auto"/>
                  </w:tcBorders>
                  <w:shd w:val="clear" w:color="auto" w:fill="auto"/>
                  <w:vAlign w:val="center"/>
                  <w:hideMark/>
                </w:tcPr>
                <w:p w14:paraId="4D7CF59A"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 </w:t>
                  </w:r>
                </w:p>
              </w:tc>
              <w:tc>
                <w:tcPr>
                  <w:tcW w:w="939" w:type="dxa"/>
                  <w:tcBorders>
                    <w:top w:val="nil"/>
                    <w:left w:val="nil"/>
                    <w:bottom w:val="single" w:sz="4" w:space="0" w:color="auto"/>
                    <w:right w:val="single" w:sz="4" w:space="0" w:color="auto"/>
                  </w:tcBorders>
                  <w:shd w:val="clear" w:color="auto" w:fill="auto"/>
                  <w:vAlign w:val="center"/>
                  <w:hideMark/>
                </w:tcPr>
                <w:p w14:paraId="4DE6EF4F"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w:t>
                  </w:r>
                </w:p>
              </w:tc>
              <w:tc>
                <w:tcPr>
                  <w:tcW w:w="1011" w:type="dxa"/>
                  <w:tcBorders>
                    <w:top w:val="nil"/>
                    <w:left w:val="nil"/>
                    <w:bottom w:val="single" w:sz="4" w:space="0" w:color="auto"/>
                    <w:right w:val="single" w:sz="4" w:space="0" w:color="auto"/>
                  </w:tcBorders>
                  <w:shd w:val="clear" w:color="auto" w:fill="auto"/>
                  <w:vAlign w:val="center"/>
                  <w:hideMark/>
                </w:tcPr>
                <w:p w14:paraId="2F7785CA"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4</w:t>
                  </w:r>
                </w:p>
              </w:tc>
              <w:tc>
                <w:tcPr>
                  <w:tcW w:w="1017" w:type="dxa"/>
                  <w:tcBorders>
                    <w:top w:val="nil"/>
                    <w:left w:val="nil"/>
                    <w:bottom w:val="single" w:sz="4" w:space="0" w:color="auto"/>
                    <w:right w:val="single" w:sz="4" w:space="0" w:color="auto"/>
                  </w:tcBorders>
                  <w:shd w:val="clear" w:color="auto" w:fill="auto"/>
                  <w:vAlign w:val="center"/>
                  <w:hideMark/>
                </w:tcPr>
                <w:p w14:paraId="175452ED"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32</w:t>
                  </w:r>
                </w:p>
              </w:tc>
              <w:tc>
                <w:tcPr>
                  <w:tcW w:w="36" w:type="dxa"/>
                  <w:vAlign w:val="center"/>
                  <w:hideMark/>
                </w:tcPr>
                <w:p w14:paraId="18FE1EF3" w14:textId="77777777" w:rsidR="002240A5" w:rsidRPr="002240A5" w:rsidRDefault="002240A5" w:rsidP="002240A5">
                  <w:pPr>
                    <w:rPr>
                      <w:rFonts w:ascii="Times New Roman" w:hAnsi="Times New Roman"/>
                      <w:szCs w:val="20"/>
                      <w:lang w:val="en-US" w:eastAsia="en-US"/>
                    </w:rPr>
                  </w:pPr>
                </w:p>
              </w:tc>
            </w:tr>
            <w:tr w:rsidR="002240A5" w:rsidRPr="002240A5" w14:paraId="7E500EC7" w14:textId="77777777" w:rsidTr="002240A5">
              <w:trPr>
                <w:trHeight w:val="285"/>
              </w:trPr>
              <w:tc>
                <w:tcPr>
                  <w:tcW w:w="1011" w:type="dxa"/>
                  <w:vMerge/>
                  <w:tcBorders>
                    <w:top w:val="single" w:sz="4" w:space="0" w:color="auto"/>
                    <w:left w:val="single" w:sz="4" w:space="0" w:color="auto"/>
                    <w:bottom w:val="single" w:sz="4" w:space="0" w:color="auto"/>
                    <w:right w:val="single" w:sz="4" w:space="0" w:color="auto"/>
                  </w:tcBorders>
                  <w:vAlign w:val="center"/>
                  <w:hideMark/>
                </w:tcPr>
                <w:p w14:paraId="63EC756E" w14:textId="77777777" w:rsidR="002240A5" w:rsidRPr="002240A5" w:rsidRDefault="002240A5" w:rsidP="002240A5">
                  <w:pPr>
                    <w:rPr>
                      <w:rFonts w:ascii="Calibri" w:hAnsi="Calibri"/>
                      <w:b/>
                      <w:bCs/>
                      <w:color w:val="000000"/>
                      <w:sz w:val="22"/>
                      <w:szCs w:val="22"/>
                      <w:lang w:val="en-US" w:eastAsia="en-US"/>
                    </w:rPr>
                  </w:pPr>
                </w:p>
              </w:tc>
              <w:tc>
                <w:tcPr>
                  <w:tcW w:w="1011" w:type="dxa"/>
                  <w:vMerge w:val="restart"/>
                  <w:tcBorders>
                    <w:top w:val="nil"/>
                    <w:left w:val="single" w:sz="4" w:space="0" w:color="auto"/>
                    <w:bottom w:val="single" w:sz="4" w:space="0" w:color="auto"/>
                    <w:right w:val="single" w:sz="4" w:space="0" w:color="auto"/>
                  </w:tcBorders>
                  <w:shd w:val="clear" w:color="auto" w:fill="auto"/>
                  <w:vAlign w:val="center"/>
                  <w:hideMark/>
                </w:tcPr>
                <w:p w14:paraId="0161EAF6" w14:textId="77777777" w:rsidR="002240A5" w:rsidRPr="002240A5" w:rsidRDefault="002240A5" w:rsidP="002240A5">
                  <w:pPr>
                    <w:rPr>
                      <w:rFonts w:ascii="Calibri" w:hAnsi="Calibri"/>
                      <w:b/>
                      <w:bCs/>
                      <w:color w:val="000000"/>
                      <w:sz w:val="22"/>
                      <w:szCs w:val="22"/>
                      <w:lang w:val="en-US" w:eastAsia="en-US"/>
                    </w:rPr>
                  </w:pPr>
                  <w:r w:rsidRPr="002240A5">
                    <w:rPr>
                      <w:rFonts w:ascii="Calibri" w:hAnsi="Calibri"/>
                      <w:b/>
                      <w:bCs/>
                      <w:color w:val="000000"/>
                      <w:sz w:val="22"/>
                      <w:szCs w:val="22"/>
                      <w:lang w:val="en-US" w:eastAsia="en-US"/>
                    </w:rPr>
                    <w:t>D56</w:t>
                  </w:r>
                </w:p>
              </w:tc>
              <w:tc>
                <w:tcPr>
                  <w:tcW w:w="1417" w:type="dxa"/>
                  <w:tcBorders>
                    <w:top w:val="nil"/>
                    <w:left w:val="nil"/>
                    <w:bottom w:val="single" w:sz="4" w:space="0" w:color="auto"/>
                    <w:right w:val="single" w:sz="4" w:space="0" w:color="auto"/>
                  </w:tcBorders>
                  <w:shd w:val="clear" w:color="auto" w:fill="auto"/>
                  <w:vAlign w:val="center"/>
                  <w:hideMark/>
                </w:tcPr>
                <w:p w14:paraId="247F855C"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usirv99d6sap</w:t>
                  </w:r>
                </w:p>
              </w:tc>
              <w:tc>
                <w:tcPr>
                  <w:tcW w:w="1018" w:type="dxa"/>
                  <w:tcBorders>
                    <w:top w:val="nil"/>
                    <w:left w:val="nil"/>
                    <w:bottom w:val="single" w:sz="4" w:space="0" w:color="auto"/>
                    <w:right w:val="single" w:sz="4" w:space="0" w:color="auto"/>
                  </w:tcBorders>
                  <w:shd w:val="clear" w:color="auto" w:fill="auto"/>
                  <w:vAlign w:val="center"/>
                  <w:hideMark/>
                </w:tcPr>
                <w:p w14:paraId="4B2BD16C"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 </w:t>
                  </w:r>
                </w:p>
              </w:tc>
              <w:tc>
                <w:tcPr>
                  <w:tcW w:w="939" w:type="dxa"/>
                  <w:tcBorders>
                    <w:top w:val="nil"/>
                    <w:left w:val="nil"/>
                    <w:bottom w:val="single" w:sz="4" w:space="0" w:color="auto"/>
                    <w:right w:val="single" w:sz="4" w:space="0" w:color="auto"/>
                  </w:tcBorders>
                  <w:shd w:val="clear" w:color="auto" w:fill="auto"/>
                  <w:vAlign w:val="center"/>
                  <w:hideMark/>
                </w:tcPr>
                <w:p w14:paraId="6B0DE7A6"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2</w:t>
                  </w:r>
                </w:p>
              </w:tc>
              <w:tc>
                <w:tcPr>
                  <w:tcW w:w="1011" w:type="dxa"/>
                  <w:tcBorders>
                    <w:top w:val="nil"/>
                    <w:left w:val="nil"/>
                    <w:bottom w:val="single" w:sz="4" w:space="0" w:color="auto"/>
                    <w:right w:val="single" w:sz="4" w:space="0" w:color="auto"/>
                  </w:tcBorders>
                  <w:shd w:val="clear" w:color="auto" w:fill="auto"/>
                  <w:vAlign w:val="center"/>
                  <w:hideMark/>
                </w:tcPr>
                <w:p w14:paraId="0F7CB183"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112</w:t>
                  </w:r>
                </w:p>
              </w:tc>
              <w:tc>
                <w:tcPr>
                  <w:tcW w:w="1017" w:type="dxa"/>
                  <w:tcBorders>
                    <w:top w:val="nil"/>
                    <w:left w:val="nil"/>
                    <w:bottom w:val="single" w:sz="4" w:space="0" w:color="auto"/>
                    <w:right w:val="single" w:sz="4" w:space="0" w:color="auto"/>
                  </w:tcBorders>
                  <w:shd w:val="clear" w:color="auto" w:fill="auto"/>
                  <w:vAlign w:val="center"/>
                  <w:hideMark/>
                </w:tcPr>
                <w:p w14:paraId="3DB298C6"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1.16TB</w:t>
                  </w:r>
                </w:p>
              </w:tc>
              <w:tc>
                <w:tcPr>
                  <w:tcW w:w="36" w:type="dxa"/>
                  <w:vAlign w:val="center"/>
                  <w:hideMark/>
                </w:tcPr>
                <w:p w14:paraId="079BC7E3" w14:textId="77777777" w:rsidR="002240A5" w:rsidRPr="002240A5" w:rsidRDefault="002240A5" w:rsidP="002240A5">
                  <w:pPr>
                    <w:rPr>
                      <w:rFonts w:ascii="Times New Roman" w:hAnsi="Times New Roman"/>
                      <w:szCs w:val="20"/>
                      <w:lang w:val="en-US" w:eastAsia="en-US"/>
                    </w:rPr>
                  </w:pPr>
                </w:p>
              </w:tc>
            </w:tr>
            <w:tr w:rsidR="002240A5" w:rsidRPr="002240A5" w14:paraId="6AF8795B" w14:textId="77777777" w:rsidTr="002240A5">
              <w:trPr>
                <w:trHeight w:val="285"/>
              </w:trPr>
              <w:tc>
                <w:tcPr>
                  <w:tcW w:w="1011" w:type="dxa"/>
                  <w:vMerge/>
                  <w:tcBorders>
                    <w:top w:val="single" w:sz="4" w:space="0" w:color="auto"/>
                    <w:left w:val="single" w:sz="4" w:space="0" w:color="auto"/>
                    <w:bottom w:val="single" w:sz="4" w:space="0" w:color="auto"/>
                    <w:right w:val="single" w:sz="4" w:space="0" w:color="auto"/>
                  </w:tcBorders>
                  <w:vAlign w:val="center"/>
                  <w:hideMark/>
                </w:tcPr>
                <w:p w14:paraId="6053D4CA" w14:textId="77777777" w:rsidR="002240A5" w:rsidRPr="002240A5" w:rsidRDefault="002240A5" w:rsidP="002240A5">
                  <w:pPr>
                    <w:rPr>
                      <w:rFonts w:ascii="Calibri" w:hAnsi="Calibri"/>
                      <w:b/>
                      <w:bCs/>
                      <w:color w:val="000000"/>
                      <w:sz w:val="22"/>
                      <w:szCs w:val="22"/>
                      <w:lang w:val="en-US" w:eastAsia="en-US"/>
                    </w:rPr>
                  </w:pPr>
                </w:p>
              </w:tc>
              <w:tc>
                <w:tcPr>
                  <w:tcW w:w="1011" w:type="dxa"/>
                  <w:vMerge/>
                  <w:tcBorders>
                    <w:top w:val="nil"/>
                    <w:left w:val="single" w:sz="4" w:space="0" w:color="auto"/>
                    <w:bottom w:val="single" w:sz="4" w:space="0" w:color="auto"/>
                    <w:right w:val="single" w:sz="4" w:space="0" w:color="auto"/>
                  </w:tcBorders>
                  <w:vAlign w:val="center"/>
                  <w:hideMark/>
                </w:tcPr>
                <w:p w14:paraId="0B1723D3" w14:textId="77777777" w:rsidR="002240A5" w:rsidRPr="002240A5" w:rsidRDefault="002240A5" w:rsidP="002240A5">
                  <w:pPr>
                    <w:rPr>
                      <w:rFonts w:ascii="Calibri" w:hAnsi="Calibri"/>
                      <w:b/>
                      <w:bCs/>
                      <w:color w:val="000000"/>
                      <w:sz w:val="22"/>
                      <w:szCs w:val="22"/>
                      <w:lang w:val="en-US" w:eastAsia="en-US"/>
                    </w:rPr>
                  </w:pPr>
                </w:p>
              </w:tc>
              <w:tc>
                <w:tcPr>
                  <w:tcW w:w="1417" w:type="dxa"/>
                  <w:tcBorders>
                    <w:top w:val="nil"/>
                    <w:left w:val="nil"/>
                    <w:bottom w:val="single" w:sz="4" w:space="0" w:color="auto"/>
                    <w:right w:val="single" w:sz="4" w:space="0" w:color="auto"/>
                  </w:tcBorders>
                  <w:shd w:val="clear" w:color="auto" w:fill="auto"/>
                  <w:vAlign w:val="center"/>
                  <w:hideMark/>
                </w:tcPr>
                <w:p w14:paraId="11C61259"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usirv99d9sap</w:t>
                  </w:r>
                </w:p>
              </w:tc>
              <w:tc>
                <w:tcPr>
                  <w:tcW w:w="1018" w:type="dxa"/>
                  <w:tcBorders>
                    <w:top w:val="nil"/>
                    <w:left w:val="nil"/>
                    <w:bottom w:val="single" w:sz="4" w:space="0" w:color="auto"/>
                    <w:right w:val="single" w:sz="4" w:space="0" w:color="auto"/>
                  </w:tcBorders>
                  <w:shd w:val="clear" w:color="auto" w:fill="auto"/>
                  <w:vAlign w:val="center"/>
                  <w:hideMark/>
                </w:tcPr>
                <w:p w14:paraId="76BA98C0"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 </w:t>
                  </w:r>
                </w:p>
              </w:tc>
              <w:tc>
                <w:tcPr>
                  <w:tcW w:w="939" w:type="dxa"/>
                  <w:tcBorders>
                    <w:top w:val="nil"/>
                    <w:left w:val="nil"/>
                    <w:bottom w:val="single" w:sz="4" w:space="0" w:color="auto"/>
                    <w:right w:val="single" w:sz="4" w:space="0" w:color="auto"/>
                  </w:tcBorders>
                  <w:shd w:val="clear" w:color="auto" w:fill="auto"/>
                  <w:vAlign w:val="center"/>
                  <w:hideMark/>
                </w:tcPr>
                <w:p w14:paraId="6F82F555"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w:t>
                  </w:r>
                </w:p>
              </w:tc>
              <w:tc>
                <w:tcPr>
                  <w:tcW w:w="1011" w:type="dxa"/>
                  <w:tcBorders>
                    <w:top w:val="nil"/>
                    <w:left w:val="nil"/>
                    <w:bottom w:val="single" w:sz="4" w:space="0" w:color="auto"/>
                    <w:right w:val="single" w:sz="4" w:space="0" w:color="auto"/>
                  </w:tcBorders>
                  <w:shd w:val="clear" w:color="auto" w:fill="auto"/>
                  <w:vAlign w:val="center"/>
                  <w:hideMark/>
                </w:tcPr>
                <w:p w14:paraId="0E0ABA30"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4</w:t>
                  </w:r>
                </w:p>
              </w:tc>
              <w:tc>
                <w:tcPr>
                  <w:tcW w:w="1017" w:type="dxa"/>
                  <w:tcBorders>
                    <w:top w:val="nil"/>
                    <w:left w:val="nil"/>
                    <w:bottom w:val="single" w:sz="4" w:space="0" w:color="auto"/>
                    <w:right w:val="single" w:sz="4" w:space="0" w:color="auto"/>
                  </w:tcBorders>
                  <w:shd w:val="clear" w:color="auto" w:fill="auto"/>
                  <w:vAlign w:val="center"/>
                  <w:hideMark/>
                </w:tcPr>
                <w:p w14:paraId="4C95841A"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32</w:t>
                  </w:r>
                </w:p>
              </w:tc>
              <w:tc>
                <w:tcPr>
                  <w:tcW w:w="36" w:type="dxa"/>
                  <w:vAlign w:val="center"/>
                  <w:hideMark/>
                </w:tcPr>
                <w:p w14:paraId="1EF9A9EC" w14:textId="77777777" w:rsidR="002240A5" w:rsidRPr="002240A5" w:rsidRDefault="002240A5" w:rsidP="002240A5">
                  <w:pPr>
                    <w:rPr>
                      <w:rFonts w:ascii="Times New Roman" w:hAnsi="Times New Roman"/>
                      <w:szCs w:val="20"/>
                      <w:lang w:val="en-US" w:eastAsia="en-US"/>
                    </w:rPr>
                  </w:pPr>
                </w:p>
              </w:tc>
            </w:tr>
            <w:tr w:rsidR="002240A5" w:rsidRPr="002240A5" w14:paraId="1481A903" w14:textId="77777777" w:rsidTr="002240A5">
              <w:trPr>
                <w:trHeight w:val="285"/>
              </w:trPr>
              <w:tc>
                <w:tcPr>
                  <w:tcW w:w="1011" w:type="dxa"/>
                  <w:vMerge/>
                  <w:tcBorders>
                    <w:top w:val="single" w:sz="4" w:space="0" w:color="auto"/>
                    <w:left w:val="single" w:sz="4" w:space="0" w:color="auto"/>
                    <w:bottom w:val="single" w:sz="4" w:space="0" w:color="auto"/>
                    <w:right w:val="single" w:sz="4" w:space="0" w:color="auto"/>
                  </w:tcBorders>
                  <w:vAlign w:val="center"/>
                  <w:hideMark/>
                </w:tcPr>
                <w:p w14:paraId="595481DB" w14:textId="77777777" w:rsidR="002240A5" w:rsidRPr="002240A5" w:rsidRDefault="002240A5" w:rsidP="002240A5">
                  <w:pPr>
                    <w:rPr>
                      <w:rFonts w:ascii="Calibri" w:hAnsi="Calibri"/>
                      <w:b/>
                      <w:bCs/>
                      <w:color w:val="000000"/>
                      <w:sz w:val="22"/>
                      <w:szCs w:val="22"/>
                      <w:lang w:val="en-US" w:eastAsia="en-US"/>
                    </w:rPr>
                  </w:pPr>
                </w:p>
              </w:tc>
              <w:tc>
                <w:tcPr>
                  <w:tcW w:w="1011" w:type="dxa"/>
                  <w:vMerge/>
                  <w:tcBorders>
                    <w:top w:val="nil"/>
                    <w:left w:val="single" w:sz="4" w:space="0" w:color="auto"/>
                    <w:bottom w:val="single" w:sz="4" w:space="0" w:color="auto"/>
                    <w:right w:val="single" w:sz="4" w:space="0" w:color="auto"/>
                  </w:tcBorders>
                  <w:vAlign w:val="center"/>
                  <w:hideMark/>
                </w:tcPr>
                <w:p w14:paraId="1A069AAF" w14:textId="77777777" w:rsidR="002240A5" w:rsidRPr="002240A5" w:rsidRDefault="002240A5" w:rsidP="002240A5">
                  <w:pPr>
                    <w:rPr>
                      <w:rFonts w:ascii="Calibri" w:hAnsi="Calibri"/>
                      <w:b/>
                      <w:bCs/>
                      <w:color w:val="000000"/>
                      <w:sz w:val="22"/>
                      <w:szCs w:val="22"/>
                      <w:lang w:val="en-US" w:eastAsia="en-US"/>
                    </w:rPr>
                  </w:pPr>
                </w:p>
              </w:tc>
              <w:tc>
                <w:tcPr>
                  <w:tcW w:w="1417" w:type="dxa"/>
                  <w:tcBorders>
                    <w:top w:val="nil"/>
                    <w:left w:val="nil"/>
                    <w:bottom w:val="single" w:sz="4" w:space="0" w:color="auto"/>
                    <w:right w:val="single" w:sz="4" w:space="0" w:color="auto"/>
                  </w:tcBorders>
                  <w:shd w:val="clear" w:color="auto" w:fill="auto"/>
                  <w:vAlign w:val="center"/>
                  <w:hideMark/>
                </w:tcPr>
                <w:p w14:paraId="0A68E32D"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usirv99dasap</w:t>
                  </w:r>
                </w:p>
              </w:tc>
              <w:tc>
                <w:tcPr>
                  <w:tcW w:w="1018" w:type="dxa"/>
                  <w:tcBorders>
                    <w:top w:val="nil"/>
                    <w:left w:val="nil"/>
                    <w:bottom w:val="single" w:sz="4" w:space="0" w:color="auto"/>
                    <w:right w:val="single" w:sz="4" w:space="0" w:color="auto"/>
                  </w:tcBorders>
                  <w:shd w:val="clear" w:color="auto" w:fill="auto"/>
                  <w:vAlign w:val="center"/>
                  <w:hideMark/>
                </w:tcPr>
                <w:p w14:paraId="74DFE047" w14:textId="77777777" w:rsidR="002240A5" w:rsidRPr="002240A5" w:rsidRDefault="002240A5" w:rsidP="002240A5">
                  <w:pPr>
                    <w:rPr>
                      <w:rFonts w:ascii="Calibri" w:hAnsi="Calibri"/>
                      <w:color w:val="000000"/>
                      <w:sz w:val="22"/>
                      <w:szCs w:val="22"/>
                      <w:lang w:val="en-US" w:eastAsia="en-US"/>
                    </w:rPr>
                  </w:pPr>
                  <w:r w:rsidRPr="002240A5">
                    <w:rPr>
                      <w:rFonts w:ascii="Calibri" w:hAnsi="Calibri"/>
                      <w:color w:val="000000"/>
                      <w:sz w:val="22"/>
                      <w:szCs w:val="22"/>
                      <w:lang w:val="en-US" w:eastAsia="en-US"/>
                    </w:rPr>
                    <w:t> </w:t>
                  </w:r>
                </w:p>
              </w:tc>
              <w:tc>
                <w:tcPr>
                  <w:tcW w:w="939" w:type="dxa"/>
                  <w:tcBorders>
                    <w:top w:val="nil"/>
                    <w:left w:val="nil"/>
                    <w:bottom w:val="single" w:sz="4" w:space="0" w:color="auto"/>
                    <w:right w:val="single" w:sz="4" w:space="0" w:color="auto"/>
                  </w:tcBorders>
                  <w:shd w:val="clear" w:color="auto" w:fill="auto"/>
                  <w:vAlign w:val="center"/>
                  <w:hideMark/>
                </w:tcPr>
                <w:p w14:paraId="4BAC0711"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1</w:t>
                  </w:r>
                </w:p>
              </w:tc>
              <w:tc>
                <w:tcPr>
                  <w:tcW w:w="1011" w:type="dxa"/>
                  <w:tcBorders>
                    <w:top w:val="nil"/>
                    <w:left w:val="nil"/>
                    <w:bottom w:val="single" w:sz="4" w:space="0" w:color="auto"/>
                    <w:right w:val="single" w:sz="4" w:space="0" w:color="auto"/>
                  </w:tcBorders>
                  <w:shd w:val="clear" w:color="auto" w:fill="auto"/>
                  <w:vAlign w:val="center"/>
                  <w:hideMark/>
                </w:tcPr>
                <w:p w14:paraId="2197FA02"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4</w:t>
                  </w:r>
                </w:p>
              </w:tc>
              <w:tc>
                <w:tcPr>
                  <w:tcW w:w="1017" w:type="dxa"/>
                  <w:tcBorders>
                    <w:top w:val="nil"/>
                    <w:left w:val="nil"/>
                    <w:bottom w:val="single" w:sz="4" w:space="0" w:color="auto"/>
                    <w:right w:val="single" w:sz="4" w:space="0" w:color="auto"/>
                  </w:tcBorders>
                  <w:shd w:val="clear" w:color="auto" w:fill="auto"/>
                  <w:vAlign w:val="center"/>
                  <w:hideMark/>
                </w:tcPr>
                <w:p w14:paraId="5E5EE89B" w14:textId="77777777" w:rsidR="002240A5" w:rsidRPr="002240A5" w:rsidRDefault="002240A5" w:rsidP="002240A5">
                  <w:pPr>
                    <w:jc w:val="center"/>
                    <w:rPr>
                      <w:rFonts w:ascii="Calibri" w:hAnsi="Calibri"/>
                      <w:color w:val="000000"/>
                      <w:sz w:val="22"/>
                      <w:szCs w:val="22"/>
                      <w:lang w:val="en-US" w:eastAsia="en-US"/>
                    </w:rPr>
                  </w:pPr>
                  <w:r w:rsidRPr="002240A5">
                    <w:rPr>
                      <w:rFonts w:ascii="Calibri" w:hAnsi="Calibri"/>
                      <w:color w:val="000000"/>
                      <w:sz w:val="22"/>
                      <w:szCs w:val="22"/>
                      <w:lang w:val="en-US" w:eastAsia="en-US"/>
                    </w:rPr>
                    <w:t>32</w:t>
                  </w:r>
                </w:p>
              </w:tc>
              <w:tc>
                <w:tcPr>
                  <w:tcW w:w="36" w:type="dxa"/>
                  <w:vAlign w:val="center"/>
                  <w:hideMark/>
                </w:tcPr>
                <w:p w14:paraId="7A0E5FE4" w14:textId="77777777" w:rsidR="002240A5" w:rsidRPr="002240A5" w:rsidRDefault="002240A5" w:rsidP="002240A5">
                  <w:pPr>
                    <w:rPr>
                      <w:rFonts w:ascii="Times New Roman" w:hAnsi="Times New Roman"/>
                      <w:szCs w:val="20"/>
                      <w:lang w:val="en-US" w:eastAsia="en-US"/>
                    </w:rPr>
                  </w:pPr>
                </w:p>
              </w:tc>
            </w:tr>
          </w:tbl>
          <w:p w14:paraId="54203D81" w14:textId="77777777" w:rsidR="002240A5" w:rsidRDefault="002240A5" w:rsidP="002240A5">
            <w:pPr>
              <w:spacing w:after="160" w:line="259" w:lineRule="auto"/>
              <w:rPr>
                <w:rFonts w:ascii="Calibri" w:hAnsi="Calibri" w:cs="Calibri"/>
                <w:color w:val="000000"/>
                <w:sz w:val="22"/>
                <w:szCs w:val="22"/>
                <w:lang w:val="en-US" w:eastAsia="en-US"/>
              </w:rPr>
            </w:pPr>
          </w:p>
          <w:p w14:paraId="18DFABD4" w14:textId="004AE42D" w:rsidR="002240A5" w:rsidRPr="002240A5" w:rsidRDefault="002240A5" w:rsidP="002240A5">
            <w:pPr>
              <w:spacing w:after="160" w:line="259" w:lineRule="auto"/>
              <w:rPr>
                <w:rFonts w:ascii="Calibri" w:hAnsi="Calibri" w:cs="Calibri"/>
                <w:color w:val="000000"/>
                <w:sz w:val="22"/>
                <w:szCs w:val="22"/>
                <w:lang w:val="en-US" w:eastAsia="en-US"/>
              </w:rPr>
            </w:pPr>
          </w:p>
        </w:tc>
      </w:tr>
      <w:tr w:rsidR="008A49D2" w:rsidRPr="002240A5" w14:paraId="013D29FA" w14:textId="77777777" w:rsidTr="008A10AC">
        <w:trPr>
          <w:trHeight w:val="285"/>
        </w:trPr>
        <w:tc>
          <w:tcPr>
            <w:tcW w:w="9360" w:type="dxa"/>
            <w:tcBorders>
              <w:top w:val="nil"/>
              <w:left w:val="nil"/>
              <w:bottom w:val="nil"/>
              <w:right w:val="nil"/>
            </w:tcBorders>
            <w:shd w:val="clear" w:color="auto" w:fill="auto"/>
            <w:noWrap/>
            <w:vAlign w:val="bottom"/>
          </w:tcPr>
          <w:p w14:paraId="551E29F9" w14:textId="10C719D4" w:rsidR="002240A5" w:rsidRPr="002240A5" w:rsidRDefault="002240A5" w:rsidP="002240A5">
            <w:pPr>
              <w:rPr>
                <w:rFonts w:ascii="Calibri" w:hAnsi="Calibri" w:cs="Calibri"/>
                <w:color w:val="000000"/>
                <w:sz w:val="22"/>
                <w:szCs w:val="22"/>
                <w:lang w:val="en-US" w:eastAsia="en-US"/>
              </w:rPr>
            </w:pPr>
          </w:p>
        </w:tc>
      </w:tr>
      <w:tr w:rsidR="008A49D2" w:rsidRPr="002240A5" w14:paraId="22AFECA0" w14:textId="77777777" w:rsidTr="008A10AC">
        <w:trPr>
          <w:trHeight w:val="285"/>
        </w:trPr>
        <w:tc>
          <w:tcPr>
            <w:tcW w:w="9360" w:type="dxa"/>
            <w:tcBorders>
              <w:top w:val="nil"/>
              <w:left w:val="nil"/>
              <w:bottom w:val="nil"/>
              <w:right w:val="nil"/>
            </w:tcBorders>
            <w:shd w:val="clear" w:color="auto" w:fill="auto"/>
            <w:noWrap/>
            <w:vAlign w:val="bottom"/>
          </w:tcPr>
          <w:p w14:paraId="227FFA3E" w14:textId="413698F5" w:rsidR="002240A5" w:rsidRPr="002240A5" w:rsidRDefault="002240A5" w:rsidP="002240A5">
            <w:pPr>
              <w:rPr>
                <w:rFonts w:ascii="Calibri" w:hAnsi="Calibri" w:cs="Calibri"/>
                <w:color w:val="000000"/>
                <w:sz w:val="22"/>
                <w:szCs w:val="22"/>
                <w:lang w:val="en-US" w:eastAsia="en-US"/>
              </w:rPr>
            </w:pPr>
          </w:p>
        </w:tc>
      </w:tr>
    </w:tbl>
    <w:p w14:paraId="3F33DEA6" w14:textId="77777777" w:rsidR="003901D4" w:rsidRDefault="003901D4">
      <w:bookmarkStart w:id="28" w:name="_Toc90573449"/>
      <w:r>
        <w:br w:type="page"/>
      </w:r>
    </w:p>
    <w:tbl>
      <w:tblPr>
        <w:tblW w:w="9360" w:type="dxa"/>
        <w:tblLook w:val="04A0" w:firstRow="1" w:lastRow="0" w:firstColumn="1" w:lastColumn="0" w:noHBand="0" w:noVBand="1"/>
      </w:tblPr>
      <w:tblGrid>
        <w:gridCol w:w="9360"/>
      </w:tblGrid>
      <w:tr w:rsidR="000F5FB1" w:rsidRPr="002240A5" w14:paraId="64A5CB88" w14:textId="77777777" w:rsidTr="008A10AC">
        <w:trPr>
          <w:trHeight w:val="285"/>
        </w:trPr>
        <w:tc>
          <w:tcPr>
            <w:tcW w:w="9360" w:type="dxa"/>
            <w:tcBorders>
              <w:top w:val="nil"/>
              <w:left w:val="nil"/>
              <w:bottom w:val="nil"/>
              <w:right w:val="nil"/>
            </w:tcBorders>
            <w:shd w:val="clear" w:color="auto" w:fill="auto"/>
            <w:noWrap/>
            <w:vAlign w:val="bottom"/>
          </w:tcPr>
          <w:p w14:paraId="2FCA523E" w14:textId="41824F95" w:rsidR="000F5FB1" w:rsidRDefault="000F5FB1" w:rsidP="000F5FB1">
            <w:pPr>
              <w:pStyle w:val="Heading1"/>
              <w:numPr>
                <w:ilvl w:val="0"/>
                <w:numId w:val="1"/>
              </w:numPr>
              <w:tabs>
                <w:tab w:val="num" w:pos="360"/>
              </w:tabs>
              <w:ind w:left="360" w:firstLine="0"/>
              <w:rPr>
                <w:b/>
                <w:bCs/>
              </w:rPr>
            </w:pPr>
            <w:bookmarkStart w:id="29" w:name="_Toc101367951"/>
            <w:r w:rsidRPr="09449715">
              <w:rPr>
                <w:rFonts w:ascii="Arial" w:hAnsi="Arial" w:cs="Arial"/>
                <w:b/>
                <w:bCs/>
              </w:rPr>
              <w:lastRenderedPageBreak/>
              <w:t>System Architecture and Design Principles</w:t>
            </w:r>
            <w:bookmarkEnd w:id="28"/>
            <w:bookmarkEnd w:id="29"/>
          </w:p>
          <w:p w14:paraId="7FC1E7EA" w14:textId="77777777" w:rsidR="000F5FB1" w:rsidRPr="003E2E0A" w:rsidRDefault="000F5FB1" w:rsidP="000F5FB1"/>
          <w:p w14:paraId="4CEB0294" w14:textId="77777777" w:rsidR="000F5FB1" w:rsidRDefault="000F5FB1" w:rsidP="000F5FB1">
            <w:pPr>
              <w:pStyle w:val="Heading2"/>
              <w:numPr>
                <w:ilvl w:val="1"/>
                <w:numId w:val="1"/>
              </w:numPr>
              <w:tabs>
                <w:tab w:val="num" w:pos="360"/>
              </w:tabs>
              <w:ind w:left="0" w:firstLine="0"/>
            </w:pPr>
            <w:bookmarkStart w:id="30" w:name="_Toc90573450"/>
            <w:bookmarkStart w:id="31" w:name="_Toc101367952"/>
            <w:r>
              <w:t>High Level Architecture diagram</w:t>
            </w:r>
            <w:bookmarkEnd w:id="30"/>
            <w:bookmarkEnd w:id="31"/>
          </w:p>
          <w:p w14:paraId="6ECECA4B" w14:textId="77777777" w:rsidR="000F5FB1" w:rsidRDefault="000F5FB1" w:rsidP="000F5FB1"/>
          <w:p w14:paraId="0E3399FB" w14:textId="77777777" w:rsidR="000F5FB1" w:rsidRDefault="000F5FB1" w:rsidP="000F5FB1">
            <w:pPr>
              <w:ind w:left="360"/>
              <w:rPr>
                <w:rFonts w:ascii="Verdana" w:hAnsi="Verdana"/>
                <w:szCs w:val="20"/>
              </w:rPr>
            </w:pPr>
            <w:r w:rsidRPr="003B1436">
              <w:rPr>
                <w:rFonts w:ascii="Verdana" w:hAnsi="Verdana"/>
                <w:szCs w:val="20"/>
              </w:rPr>
              <w:t>The following diagram outlines the high-level major components of the SAP environment in Azure cloud</w:t>
            </w:r>
            <w:r>
              <w:rPr>
                <w:rFonts w:ascii="Verdana" w:hAnsi="Verdana"/>
                <w:szCs w:val="20"/>
              </w:rPr>
              <w:t xml:space="preserve">. </w:t>
            </w:r>
          </w:p>
          <w:p w14:paraId="1041B6CC" w14:textId="77777777" w:rsidR="000F5FB1" w:rsidRDefault="000F5FB1" w:rsidP="000F5FB1">
            <w:pPr>
              <w:ind w:left="360"/>
              <w:rPr>
                <w:szCs w:val="20"/>
              </w:rPr>
            </w:pPr>
            <w:r>
              <w:rPr>
                <w:noProof/>
              </w:rPr>
              <w:drawing>
                <wp:inline distT="0" distB="0" distL="0" distR="0" wp14:anchorId="5534EC69" wp14:editId="7DA4925C">
                  <wp:extent cx="6215063" cy="3055277"/>
                  <wp:effectExtent l="0" t="0" r="0" b="0"/>
                  <wp:docPr id="2029944586" name="Picture 202994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462591" cy="3176960"/>
                          </a:xfrm>
                          <a:prstGeom prst="rect">
                            <a:avLst/>
                          </a:prstGeom>
                        </pic:spPr>
                      </pic:pic>
                    </a:graphicData>
                  </a:graphic>
                </wp:inline>
              </w:drawing>
            </w:r>
          </w:p>
          <w:p w14:paraId="440E74D2" w14:textId="77777777" w:rsidR="000F5FB1" w:rsidRDefault="000F5FB1" w:rsidP="000F5FB1">
            <w:pPr>
              <w:ind w:left="360"/>
              <w:rPr>
                <w:rFonts w:ascii="Verdana" w:hAnsi="Verdana"/>
                <w:szCs w:val="20"/>
              </w:rPr>
            </w:pPr>
          </w:p>
          <w:p w14:paraId="79A4656A" w14:textId="77777777" w:rsidR="000F5FB1" w:rsidRPr="0031517D" w:rsidRDefault="000F5FB1" w:rsidP="000F5FB1">
            <w:pPr>
              <w:pStyle w:val="Heading2"/>
              <w:numPr>
                <w:ilvl w:val="1"/>
                <w:numId w:val="1"/>
              </w:numPr>
              <w:tabs>
                <w:tab w:val="num" w:pos="360"/>
              </w:tabs>
              <w:ind w:left="0" w:firstLine="0"/>
            </w:pPr>
            <w:bookmarkStart w:id="32" w:name="_Toc90573451"/>
            <w:bookmarkStart w:id="33" w:name="_Toc101367953"/>
            <w:r>
              <w:t>Key Architecture Principal</w:t>
            </w:r>
            <w:bookmarkEnd w:id="32"/>
            <w:bookmarkEnd w:id="33"/>
          </w:p>
          <w:p w14:paraId="32D39E80" w14:textId="77777777" w:rsidR="000F5FB1" w:rsidRDefault="000F5FB1" w:rsidP="000F5FB1"/>
          <w:p w14:paraId="7B746C3D" w14:textId="77777777" w:rsidR="000F5FB1" w:rsidRDefault="000F5FB1" w:rsidP="000F5FB1">
            <w:pPr>
              <w:pStyle w:val="ListParagraph"/>
              <w:numPr>
                <w:ilvl w:val="0"/>
                <w:numId w:val="2"/>
              </w:numPr>
              <w:rPr>
                <w:rFonts w:ascii="Verdana" w:hAnsi="Verdana"/>
              </w:rPr>
            </w:pPr>
            <w:r w:rsidRPr="3696E10F">
              <w:rPr>
                <w:rFonts w:ascii="Verdana" w:hAnsi="Verdana"/>
              </w:rPr>
              <w:t>All production systems will be setup in HA between two zones within same region.</w:t>
            </w:r>
          </w:p>
          <w:p w14:paraId="3C6954E6" w14:textId="77777777" w:rsidR="000F5FB1" w:rsidRDefault="000F5FB1" w:rsidP="000F5FB1">
            <w:pPr>
              <w:pStyle w:val="ListParagraph"/>
              <w:numPr>
                <w:ilvl w:val="0"/>
                <w:numId w:val="2"/>
              </w:numPr>
              <w:rPr>
                <w:rFonts w:ascii="Verdana" w:hAnsi="Verdana"/>
              </w:rPr>
            </w:pPr>
            <w:r w:rsidRPr="3696E10F">
              <w:rPr>
                <w:rFonts w:ascii="Verdana" w:hAnsi="Verdana"/>
              </w:rPr>
              <w:t>Non-Prod systems will be setup in Zone 3.</w:t>
            </w:r>
          </w:p>
          <w:p w14:paraId="2FEAD565" w14:textId="77777777" w:rsidR="000F5FB1" w:rsidRDefault="000F5FB1" w:rsidP="000F5FB1">
            <w:pPr>
              <w:pStyle w:val="ListParagraph"/>
              <w:numPr>
                <w:ilvl w:val="0"/>
                <w:numId w:val="2"/>
              </w:numPr>
              <w:rPr>
                <w:rFonts w:ascii="Verdana" w:hAnsi="Verdana"/>
              </w:rPr>
            </w:pPr>
            <w:r w:rsidRPr="3696E10F">
              <w:rPr>
                <w:rFonts w:ascii="Verdana" w:hAnsi="Verdana"/>
              </w:rPr>
              <w:t xml:space="preserve">High Availability for production systems to be configured and achieved using </w:t>
            </w:r>
            <w:r>
              <w:rPr>
                <w:rFonts w:ascii="Verdana" w:hAnsi="Verdana"/>
              </w:rPr>
              <w:t xml:space="preserve">RHEL pacemaker </w:t>
            </w:r>
            <w:r w:rsidRPr="3696E10F">
              <w:rPr>
                <w:rFonts w:ascii="Verdana" w:hAnsi="Verdana"/>
              </w:rPr>
              <w:t>cluster.</w:t>
            </w:r>
          </w:p>
          <w:p w14:paraId="5F09555D" w14:textId="77777777" w:rsidR="000F5FB1" w:rsidRDefault="000F5FB1" w:rsidP="000F5FB1">
            <w:pPr>
              <w:pStyle w:val="ListParagraph"/>
              <w:numPr>
                <w:ilvl w:val="0"/>
                <w:numId w:val="2"/>
              </w:numPr>
              <w:rPr>
                <w:rFonts w:ascii="Verdana" w:hAnsi="Verdana"/>
              </w:rPr>
            </w:pPr>
            <w:r w:rsidRPr="3696E10F">
              <w:rPr>
                <w:rFonts w:ascii="Verdana" w:hAnsi="Verdana"/>
              </w:rPr>
              <w:t>Azure backup will be used as a backup solution with BLOB (GRS) as storage for the backup files, which will ensure accessibility to other region in case of disaster scenario.</w:t>
            </w:r>
          </w:p>
          <w:p w14:paraId="041CAA2E" w14:textId="77777777" w:rsidR="000F5FB1" w:rsidRPr="00A34CF9" w:rsidRDefault="000F5FB1" w:rsidP="000F5FB1">
            <w:pPr>
              <w:pStyle w:val="ListParagraph"/>
              <w:numPr>
                <w:ilvl w:val="0"/>
                <w:numId w:val="2"/>
              </w:numPr>
              <w:rPr>
                <w:rFonts w:ascii="Verdana" w:hAnsi="Verdana"/>
              </w:rPr>
            </w:pPr>
            <w:r w:rsidRPr="3696E10F">
              <w:rPr>
                <w:rFonts w:ascii="Verdana" w:hAnsi="Verdana"/>
              </w:rPr>
              <w:t xml:space="preserve">Azure premium file share will be used to host shared mountpoints across zones (e.g., trans, </w:t>
            </w:r>
            <w:proofErr w:type="spellStart"/>
            <w:r w:rsidRPr="3696E10F">
              <w:rPr>
                <w:rFonts w:ascii="Verdana" w:hAnsi="Verdana"/>
              </w:rPr>
              <w:t>sapmnt</w:t>
            </w:r>
            <w:proofErr w:type="spellEnd"/>
            <w:r w:rsidRPr="3696E10F">
              <w:rPr>
                <w:rFonts w:ascii="Verdana" w:hAnsi="Verdana"/>
              </w:rPr>
              <w:t xml:space="preserve"> etc.)</w:t>
            </w:r>
          </w:p>
          <w:p w14:paraId="5AB94E92" w14:textId="77777777" w:rsidR="000F5FB1" w:rsidRPr="008A49D2" w:rsidRDefault="000F5FB1" w:rsidP="000F5FB1">
            <w:pPr>
              <w:pStyle w:val="ListParagraph"/>
              <w:numPr>
                <w:ilvl w:val="0"/>
                <w:numId w:val="2"/>
              </w:numPr>
              <w:rPr>
                <w:rFonts w:ascii="Verdana" w:hAnsi="Verdana"/>
                <w:highlight w:val="yellow"/>
              </w:rPr>
            </w:pPr>
            <w:r w:rsidRPr="008A49D2">
              <w:rPr>
                <w:rFonts w:ascii="Verdana" w:hAnsi="Verdana"/>
                <w:highlight w:val="yellow"/>
              </w:rPr>
              <w:t>For the low latency, VM’s will be configured in proximity placement group with Availability Sets.</w:t>
            </w:r>
          </w:p>
          <w:p w14:paraId="12082928" w14:textId="77777777" w:rsidR="000F5FB1" w:rsidRPr="008A49D2" w:rsidRDefault="000F5FB1" w:rsidP="000F5FB1">
            <w:pPr>
              <w:pStyle w:val="ListParagraph"/>
              <w:numPr>
                <w:ilvl w:val="0"/>
                <w:numId w:val="2"/>
              </w:numPr>
              <w:rPr>
                <w:rFonts w:ascii="Verdana" w:hAnsi="Verdana"/>
                <w:highlight w:val="yellow"/>
              </w:rPr>
            </w:pPr>
            <w:r w:rsidRPr="008A49D2">
              <w:rPr>
                <w:rFonts w:ascii="Verdana" w:hAnsi="Verdana"/>
                <w:highlight w:val="yellow"/>
              </w:rPr>
              <w:t>Accelerated networking will be enabled on the VM’s for better performance.</w:t>
            </w:r>
          </w:p>
          <w:p w14:paraId="5E1FAF82" w14:textId="77777777" w:rsidR="000F5FB1" w:rsidRDefault="000F5FB1" w:rsidP="000F5FB1">
            <w:pPr>
              <w:pStyle w:val="ListParagraph"/>
              <w:numPr>
                <w:ilvl w:val="0"/>
                <w:numId w:val="2"/>
              </w:numPr>
              <w:rPr>
                <w:rFonts w:ascii="Verdana" w:hAnsi="Verdana"/>
              </w:rPr>
            </w:pPr>
            <w:r w:rsidRPr="3696E10F">
              <w:rPr>
                <w:rFonts w:ascii="Verdana" w:hAnsi="Verdana"/>
              </w:rPr>
              <w:t>HANA database will be synced through HANA System Replication (HSR), between Zones to achieve HA.</w:t>
            </w:r>
          </w:p>
          <w:p w14:paraId="009CEF1D" w14:textId="77777777" w:rsidR="000F5FB1" w:rsidRDefault="000F5FB1" w:rsidP="000F5FB1">
            <w:pPr>
              <w:pStyle w:val="ListParagraph"/>
              <w:numPr>
                <w:ilvl w:val="0"/>
                <w:numId w:val="2"/>
              </w:numPr>
              <w:rPr>
                <w:rFonts w:ascii="Verdana" w:hAnsi="Verdana"/>
              </w:rPr>
            </w:pPr>
            <w:r w:rsidRPr="3696E10F">
              <w:rPr>
                <w:rFonts w:ascii="Verdana" w:hAnsi="Verdana"/>
              </w:rPr>
              <w:t xml:space="preserve">The failover for the HANA database will also be managed by </w:t>
            </w:r>
            <w:r>
              <w:rPr>
                <w:rFonts w:ascii="Verdana" w:hAnsi="Verdana"/>
              </w:rPr>
              <w:t>RHEL</w:t>
            </w:r>
            <w:r w:rsidRPr="3696E10F">
              <w:rPr>
                <w:rFonts w:ascii="Verdana" w:hAnsi="Verdana"/>
              </w:rPr>
              <w:t xml:space="preserve"> pacemaker cluster.</w:t>
            </w:r>
          </w:p>
          <w:p w14:paraId="1F8DD9B1" w14:textId="77777777" w:rsidR="000F5FB1" w:rsidRDefault="000F5FB1" w:rsidP="000F5FB1">
            <w:pPr>
              <w:pStyle w:val="ListParagraph"/>
              <w:numPr>
                <w:ilvl w:val="0"/>
                <w:numId w:val="2"/>
              </w:numPr>
              <w:rPr>
                <w:rFonts w:ascii="Verdana" w:hAnsi="Verdana"/>
              </w:rPr>
            </w:pPr>
            <w:r w:rsidRPr="3696E10F">
              <w:rPr>
                <w:rFonts w:ascii="Verdana" w:hAnsi="Verdana"/>
              </w:rPr>
              <w:t>Azure premium disks will be used for the database storage.</w:t>
            </w:r>
          </w:p>
          <w:p w14:paraId="1FE530F3" w14:textId="625BE3F3" w:rsidR="000F5FB1" w:rsidRDefault="000F5FB1" w:rsidP="000F5FB1">
            <w:pPr>
              <w:pStyle w:val="ListParagraph"/>
              <w:numPr>
                <w:ilvl w:val="0"/>
                <w:numId w:val="2"/>
              </w:numPr>
              <w:rPr>
                <w:rFonts w:asciiTheme="minorHAnsi" w:eastAsiaTheme="minorEastAsia" w:hAnsiTheme="minorHAnsi" w:cstheme="minorBidi"/>
                <w:szCs w:val="20"/>
                <w:lang w:val="en-US"/>
              </w:rPr>
            </w:pPr>
            <w:r w:rsidRPr="3696E10F">
              <w:rPr>
                <w:rFonts w:ascii="Verdana" w:hAnsi="Verdana"/>
                <w:lang w:val="en-US"/>
              </w:rPr>
              <w:t xml:space="preserve">As per ARI security requirements, every SAP SID and its associated components should be in separate subscription and no sharing between them. This means that per landscape we will require 3 VM’s for the Web dispatcher, 2 for Prod (due to HA) and 1 for QA. For DEV </w:t>
            </w:r>
            <w:r w:rsidR="00FE2A70">
              <w:rPr>
                <w:rFonts w:ascii="Verdana" w:hAnsi="Verdana"/>
                <w:lang w:val="en-US"/>
              </w:rPr>
              <w:t>web dispatcher</w:t>
            </w:r>
            <w:r w:rsidRPr="3696E10F">
              <w:rPr>
                <w:rFonts w:ascii="Verdana" w:hAnsi="Verdana"/>
                <w:lang w:val="en-US"/>
              </w:rPr>
              <w:t xml:space="preserve"> will be installed locally on the PAS server itself.</w:t>
            </w:r>
          </w:p>
          <w:p w14:paraId="36938A7F" w14:textId="4B1015B3" w:rsidR="000F5FB1" w:rsidRDefault="000F5FB1" w:rsidP="000F5FB1">
            <w:pPr>
              <w:rPr>
                <w:szCs w:val="20"/>
              </w:rPr>
            </w:pPr>
          </w:p>
          <w:p w14:paraId="431D51EA" w14:textId="77777777" w:rsidR="003901D4" w:rsidRDefault="003901D4" w:rsidP="000F5FB1">
            <w:pPr>
              <w:rPr>
                <w:szCs w:val="20"/>
              </w:rPr>
            </w:pPr>
          </w:p>
          <w:p w14:paraId="7A44BABD" w14:textId="77777777" w:rsidR="00FE2A70" w:rsidRPr="009341A4" w:rsidRDefault="00FE2A70" w:rsidP="00FE2A70">
            <w:pPr>
              <w:pStyle w:val="Heading2"/>
              <w:numPr>
                <w:ilvl w:val="1"/>
                <w:numId w:val="1"/>
              </w:numPr>
              <w:tabs>
                <w:tab w:val="num" w:pos="360"/>
              </w:tabs>
              <w:ind w:left="0" w:firstLine="0"/>
            </w:pPr>
            <w:bookmarkStart w:id="34" w:name="_Toc90573452"/>
            <w:bookmarkStart w:id="35" w:name="_Toc101367954"/>
            <w:r>
              <w:t>Azure components explained</w:t>
            </w:r>
            <w:bookmarkEnd w:id="34"/>
            <w:bookmarkEnd w:id="35"/>
          </w:p>
          <w:p w14:paraId="39BCE038" w14:textId="77777777" w:rsidR="00FE2A70" w:rsidRDefault="00FE2A70" w:rsidP="00FE2A70"/>
          <w:p w14:paraId="1DF28C0D" w14:textId="77777777" w:rsidR="00FE2A70" w:rsidRDefault="00FE2A70" w:rsidP="00FE2A70">
            <w:pPr>
              <w:pStyle w:val="Heading3"/>
              <w:numPr>
                <w:ilvl w:val="2"/>
                <w:numId w:val="1"/>
              </w:numPr>
              <w:tabs>
                <w:tab w:val="num" w:pos="360"/>
              </w:tabs>
              <w:ind w:left="0" w:firstLine="0"/>
            </w:pPr>
            <w:bookmarkStart w:id="36" w:name="_Toc90573453"/>
            <w:bookmarkStart w:id="37" w:name="_Toc101367955"/>
            <w:r>
              <w:t>Region</w:t>
            </w:r>
            <w:bookmarkEnd w:id="36"/>
            <w:bookmarkEnd w:id="37"/>
          </w:p>
          <w:p w14:paraId="7CF3A20A" w14:textId="77777777" w:rsidR="00FE2A70" w:rsidRDefault="00FE2A70" w:rsidP="00FE2A70"/>
          <w:p w14:paraId="299C593D" w14:textId="77777777" w:rsidR="00FE2A70" w:rsidRPr="007939D3" w:rsidRDefault="00FE2A70" w:rsidP="00FE2A70">
            <w:pPr>
              <w:ind w:left="360"/>
              <w:rPr>
                <w:rFonts w:ascii="Verdana" w:hAnsi="Verdana"/>
                <w:szCs w:val="20"/>
              </w:rPr>
            </w:pPr>
            <w:r w:rsidRPr="007939D3">
              <w:rPr>
                <w:rFonts w:ascii="Verdana" w:hAnsi="Verdana"/>
                <w:szCs w:val="20"/>
              </w:rPr>
              <w:t>An Azure region is a set of datacentres, deployed within a latency-defined perimeter and connected through a dedicated regional low-latency network.</w:t>
            </w:r>
          </w:p>
          <w:p w14:paraId="6E183985" w14:textId="77777777" w:rsidR="00FE2A70" w:rsidRPr="007939D3" w:rsidRDefault="00FE2A70" w:rsidP="00FE2A70"/>
          <w:p w14:paraId="3263A4A5" w14:textId="77777777" w:rsidR="00FE2A70" w:rsidRDefault="00FE2A70" w:rsidP="00FE2A70">
            <w:pPr>
              <w:pStyle w:val="Heading3"/>
              <w:numPr>
                <w:ilvl w:val="2"/>
                <w:numId w:val="1"/>
              </w:numPr>
              <w:tabs>
                <w:tab w:val="num" w:pos="360"/>
              </w:tabs>
              <w:ind w:left="0" w:firstLine="0"/>
            </w:pPr>
            <w:bookmarkStart w:id="38" w:name="_Toc90573454"/>
            <w:bookmarkStart w:id="39" w:name="_Toc101367956"/>
            <w:r>
              <w:t>Availability Zone</w:t>
            </w:r>
            <w:bookmarkEnd w:id="38"/>
            <w:bookmarkEnd w:id="39"/>
          </w:p>
          <w:p w14:paraId="33B01533" w14:textId="77777777" w:rsidR="00FE2A70" w:rsidRDefault="00FE2A70" w:rsidP="00FE2A70"/>
          <w:p w14:paraId="052A1568" w14:textId="77777777" w:rsidR="00FE2A70" w:rsidRDefault="00FE2A70" w:rsidP="00FE2A70">
            <w:pPr>
              <w:ind w:left="360"/>
              <w:rPr>
                <w:rFonts w:ascii="Verdana" w:hAnsi="Verdana"/>
                <w:szCs w:val="20"/>
              </w:rPr>
            </w:pPr>
            <w:r w:rsidRPr="007939D3">
              <w:rPr>
                <w:rFonts w:ascii="Verdana" w:hAnsi="Verdana"/>
                <w:szCs w:val="20"/>
              </w:rPr>
              <w:t xml:space="preserve">Azure Availability Zones are separate data </w:t>
            </w:r>
            <w:proofErr w:type="spellStart"/>
            <w:r>
              <w:rPr>
                <w:rFonts w:ascii="Verdana" w:hAnsi="Verdana"/>
                <w:szCs w:val="20"/>
              </w:rPr>
              <w:t>c</w:t>
            </w:r>
            <w:r w:rsidRPr="007939D3">
              <w:rPr>
                <w:rFonts w:ascii="Verdana" w:hAnsi="Verdana"/>
                <w:szCs w:val="20"/>
              </w:rPr>
              <w:t>enter</w:t>
            </w:r>
            <w:proofErr w:type="spellEnd"/>
            <w:r w:rsidRPr="007939D3">
              <w:rPr>
                <w:rFonts w:ascii="Verdana" w:hAnsi="Verdana"/>
                <w:szCs w:val="20"/>
              </w:rPr>
              <w:t xml:space="preserve"> units within Microsoft Azure, each with its own power, cooling, and networking. </w:t>
            </w:r>
          </w:p>
          <w:p w14:paraId="3A83DC05" w14:textId="77777777" w:rsidR="00FE2A70" w:rsidRDefault="00FE2A70" w:rsidP="00FE2A70">
            <w:pPr>
              <w:ind w:left="360"/>
              <w:rPr>
                <w:rFonts w:ascii="Verdana" w:hAnsi="Verdana"/>
                <w:szCs w:val="20"/>
              </w:rPr>
            </w:pPr>
          </w:p>
          <w:p w14:paraId="6F9C9038" w14:textId="50B2919F" w:rsidR="00FE2A70" w:rsidRDefault="00FE2A70" w:rsidP="00FE2A70">
            <w:pPr>
              <w:ind w:left="360"/>
              <w:rPr>
                <w:rFonts w:ascii="Verdana" w:hAnsi="Verdana"/>
                <w:szCs w:val="20"/>
              </w:rPr>
            </w:pPr>
            <w:r w:rsidRPr="007939D3">
              <w:rPr>
                <w:rFonts w:ascii="Verdana" w:hAnsi="Verdana"/>
                <w:szCs w:val="20"/>
              </w:rPr>
              <w:t>Running a VM with one or more replicated copies on different Availability Zones, provides resiliency against data centre failure.</w:t>
            </w:r>
          </w:p>
          <w:p w14:paraId="64559D77" w14:textId="77777777" w:rsidR="00FE2A70" w:rsidRDefault="00FE2A70" w:rsidP="00FE2A70">
            <w:pPr>
              <w:ind w:left="360"/>
              <w:rPr>
                <w:rFonts w:ascii="Verdana" w:hAnsi="Verdana"/>
                <w:szCs w:val="20"/>
              </w:rPr>
            </w:pPr>
          </w:p>
          <w:p w14:paraId="4386D870" w14:textId="77777777" w:rsidR="00FE2A70" w:rsidRDefault="00FE2A70" w:rsidP="00FE2A70">
            <w:pPr>
              <w:ind w:left="360"/>
              <w:rPr>
                <w:rFonts w:ascii="Verdana" w:hAnsi="Verdana"/>
                <w:szCs w:val="20"/>
              </w:rPr>
            </w:pPr>
            <w:r>
              <w:rPr>
                <w:noProof/>
              </w:rPr>
              <w:drawing>
                <wp:inline distT="0" distB="0" distL="0" distR="0" wp14:anchorId="235073D9" wp14:editId="60791A6E">
                  <wp:extent cx="5245735" cy="287161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7754" cy="2878192"/>
                          </a:xfrm>
                          <a:prstGeom prst="rect">
                            <a:avLst/>
                          </a:prstGeom>
                        </pic:spPr>
                      </pic:pic>
                    </a:graphicData>
                  </a:graphic>
                </wp:inline>
              </w:drawing>
            </w:r>
          </w:p>
          <w:p w14:paraId="272A2458" w14:textId="77777777" w:rsidR="00FE2A70" w:rsidRPr="007939D3" w:rsidRDefault="00FE2A70" w:rsidP="00FE2A70">
            <w:pPr>
              <w:ind w:left="360"/>
              <w:rPr>
                <w:rFonts w:ascii="Verdana" w:hAnsi="Verdana"/>
                <w:szCs w:val="20"/>
              </w:rPr>
            </w:pPr>
          </w:p>
          <w:p w14:paraId="16C10DC7" w14:textId="77777777" w:rsidR="00FE2A70" w:rsidRDefault="00FE2A70" w:rsidP="00FE2A70">
            <w:pPr>
              <w:pStyle w:val="Heading3"/>
              <w:numPr>
                <w:ilvl w:val="2"/>
                <w:numId w:val="1"/>
              </w:numPr>
              <w:tabs>
                <w:tab w:val="num" w:pos="360"/>
              </w:tabs>
              <w:ind w:left="0" w:firstLine="0"/>
            </w:pPr>
            <w:bookmarkStart w:id="40" w:name="_Toc90573455"/>
            <w:bookmarkStart w:id="41" w:name="_Toc101367957"/>
            <w:r>
              <w:t>Virtual Machines (VM)</w:t>
            </w:r>
            <w:bookmarkEnd w:id="40"/>
            <w:bookmarkEnd w:id="41"/>
          </w:p>
          <w:p w14:paraId="073A3B8D" w14:textId="77777777" w:rsidR="00FE2A70" w:rsidRDefault="00FE2A70" w:rsidP="00FE2A70"/>
          <w:p w14:paraId="600B42CC" w14:textId="77777777" w:rsidR="00FE2A70" w:rsidRDefault="00FE2A70" w:rsidP="00FE2A70">
            <w:pPr>
              <w:ind w:left="360"/>
              <w:rPr>
                <w:rFonts w:ascii="Verdana" w:hAnsi="Verdana"/>
                <w:szCs w:val="20"/>
              </w:rPr>
            </w:pPr>
            <w:r w:rsidRPr="00382F14">
              <w:rPr>
                <w:rFonts w:ascii="Verdana" w:hAnsi="Verdana"/>
                <w:szCs w:val="20"/>
              </w:rPr>
              <w:t>An Azure virtual machine is an on-demand, scalable computer resource that is available in Azure. </w:t>
            </w:r>
            <w:r>
              <w:rPr>
                <w:rFonts w:ascii="Verdana" w:hAnsi="Verdana"/>
                <w:szCs w:val="20"/>
              </w:rPr>
              <w:t>Virtual machines host the application or database.</w:t>
            </w:r>
          </w:p>
          <w:p w14:paraId="2B0E7D41" w14:textId="77777777" w:rsidR="00FE2A70" w:rsidRPr="00382F14" w:rsidRDefault="00FE2A70" w:rsidP="00FE2A70">
            <w:pPr>
              <w:ind w:left="360"/>
              <w:rPr>
                <w:rFonts w:ascii="Verdana" w:hAnsi="Verdana"/>
                <w:szCs w:val="20"/>
              </w:rPr>
            </w:pPr>
          </w:p>
          <w:p w14:paraId="65E7E4BA" w14:textId="77777777" w:rsidR="00FE2A70" w:rsidRDefault="00FE2A70" w:rsidP="00FE2A70">
            <w:pPr>
              <w:pStyle w:val="Heading3"/>
              <w:numPr>
                <w:ilvl w:val="2"/>
                <w:numId w:val="1"/>
              </w:numPr>
              <w:tabs>
                <w:tab w:val="num" w:pos="360"/>
              </w:tabs>
              <w:ind w:left="0" w:firstLine="0"/>
            </w:pPr>
            <w:bookmarkStart w:id="42" w:name="_Toc90573456"/>
            <w:bookmarkStart w:id="43" w:name="_Toc101367958"/>
            <w:r>
              <w:t>Proximity Placement Group</w:t>
            </w:r>
            <w:bookmarkEnd w:id="42"/>
            <w:bookmarkEnd w:id="43"/>
          </w:p>
          <w:p w14:paraId="0C3EA3AB" w14:textId="77777777" w:rsidR="00FE2A70" w:rsidRDefault="00FE2A70" w:rsidP="00FE2A70"/>
          <w:p w14:paraId="5A198068" w14:textId="77777777" w:rsidR="00FE2A70" w:rsidRDefault="00FE2A70" w:rsidP="00FE2A70">
            <w:pPr>
              <w:ind w:left="360"/>
              <w:rPr>
                <w:rFonts w:ascii="Verdana" w:hAnsi="Verdana"/>
                <w:szCs w:val="20"/>
              </w:rPr>
            </w:pPr>
            <w:r w:rsidRPr="00AD097B">
              <w:rPr>
                <w:rFonts w:ascii="Verdana" w:hAnsi="Verdana"/>
                <w:szCs w:val="20"/>
              </w:rPr>
              <w:t>A proximity placement group is a logical grouping used to make sure that Azure compute resources are physically located close to each other.</w:t>
            </w:r>
          </w:p>
          <w:p w14:paraId="1F5FF2D8" w14:textId="77777777" w:rsidR="00FE2A70" w:rsidRDefault="00FE2A70" w:rsidP="00FE2A70">
            <w:pPr>
              <w:ind w:left="360"/>
              <w:rPr>
                <w:rFonts w:ascii="Verdana" w:hAnsi="Verdana"/>
                <w:szCs w:val="20"/>
              </w:rPr>
            </w:pPr>
          </w:p>
          <w:p w14:paraId="3EF412DF" w14:textId="77777777" w:rsidR="00FE2A70" w:rsidRDefault="00FE2A70" w:rsidP="00FE2A70">
            <w:pPr>
              <w:ind w:left="360"/>
              <w:rPr>
                <w:rFonts w:ascii="Verdana" w:hAnsi="Verdana"/>
                <w:szCs w:val="20"/>
              </w:rPr>
            </w:pPr>
            <w:r>
              <w:rPr>
                <w:noProof/>
              </w:rPr>
              <w:lastRenderedPageBreak/>
              <w:drawing>
                <wp:inline distT="0" distB="0" distL="0" distR="0" wp14:anchorId="20F7DC8F" wp14:editId="5FD51152">
                  <wp:extent cx="5731510" cy="22193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19325"/>
                          </a:xfrm>
                          <a:prstGeom prst="rect">
                            <a:avLst/>
                          </a:prstGeom>
                        </pic:spPr>
                      </pic:pic>
                    </a:graphicData>
                  </a:graphic>
                </wp:inline>
              </w:drawing>
            </w:r>
            <w:r w:rsidRPr="0044152C">
              <w:rPr>
                <w:rFonts w:ascii="Verdana" w:hAnsi="Verdana"/>
                <w:szCs w:val="20"/>
              </w:rPr>
              <w:t xml:space="preserve"> </w:t>
            </w:r>
          </w:p>
          <w:p w14:paraId="3484DD03" w14:textId="77777777" w:rsidR="00FE2A70" w:rsidRDefault="00FE2A70" w:rsidP="00FE2A70">
            <w:pPr>
              <w:ind w:left="360"/>
              <w:rPr>
                <w:rFonts w:ascii="Verdana" w:hAnsi="Verdana"/>
                <w:szCs w:val="20"/>
              </w:rPr>
            </w:pPr>
          </w:p>
          <w:p w14:paraId="681F9A6C" w14:textId="77777777" w:rsidR="00FE2A70" w:rsidRPr="00B86351" w:rsidRDefault="00FE2A70" w:rsidP="00FE2A70">
            <w:pPr>
              <w:pStyle w:val="Heading3"/>
              <w:numPr>
                <w:ilvl w:val="2"/>
                <w:numId w:val="1"/>
              </w:numPr>
              <w:tabs>
                <w:tab w:val="num" w:pos="360"/>
              </w:tabs>
              <w:ind w:left="0" w:firstLine="0"/>
            </w:pPr>
            <w:bookmarkStart w:id="44" w:name="_Toc90573457"/>
            <w:bookmarkStart w:id="45" w:name="_Toc101367959"/>
            <w:r>
              <w:t>Accelerated networking</w:t>
            </w:r>
            <w:bookmarkEnd w:id="44"/>
            <w:bookmarkEnd w:id="45"/>
          </w:p>
          <w:p w14:paraId="1F741560" w14:textId="77777777" w:rsidR="00FE2A70" w:rsidRDefault="00FE2A70" w:rsidP="00FE2A70">
            <w:pPr>
              <w:ind w:left="360"/>
              <w:rPr>
                <w:rFonts w:ascii="Verdana" w:hAnsi="Verdana"/>
                <w:szCs w:val="20"/>
              </w:rPr>
            </w:pPr>
          </w:p>
          <w:p w14:paraId="4364CC2E" w14:textId="77777777" w:rsidR="00FE2A70" w:rsidRDefault="00FE2A70" w:rsidP="00FE2A70">
            <w:pPr>
              <w:ind w:left="360"/>
              <w:rPr>
                <w:rFonts w:ascii="Verdana" w:hAnsi="Verdana"/>
                <w:szCs w:val="20"/>
              </w:rPr>
            </w:pPr>
            <w:r w:rsidRPr="00CC6756">
              <w:rPr>
                <w:rFonts w:ascii="Verdana" w:hAnsi="Verdana"/>
                <w:szCs w:val="20"/>
              </w:rPr>
              <w:t>Prior to proximity groups being available the main solution to reduce VM-to-VM network latency was to use Accelerated Networking aka Single Root IO Virtualisation.</w:t>
            </w:r>
          </w:p>
          <w:p w14:paraId="0CF9E56B" w14:textId="77777777" w:rsidR="00FE2A70" w:rsidRDefault="00FE2A70" w:rsidP="00FE2A70">
            <w:pPr>
              <w:ind w:left="360"/>
              <w:rPr>
                <w:rFonts w:ascii="Verdana" w:hAnsi="Verdana"/>
                <w:szCs w:val="20"/>
              </w:rPr>
            </w:pPr>
          </w:p>
          <w:p w14:paraId="69E2F224" w14:textId="77777777" w:rsidR="00FE2A70" w:rsidRDefault="00FE2A70" w:rsidP="00FE2A70">
            <w:pPr>
              <w:ind w:left="360"/>
              <w:rPr>
                <w:rFonts w:ascii="Verdana" w:hAnsi="Verdana"/>
                <w:szCs w:val="20"/>
              </w:rPr>
            </w:pPr>
            <w:r w:rsidRPr="00CC6756">
              <w:rPr>
                <w:rFonts w:ascii="Verdana" w:hAnsi="Verdana"/>
                <w:szCs w:val="20"/>
              </w:rPr>
              <w:t xml:space="preserve">Accelerated networking enables single root I/O virtualization (SR-IOV) to a VM, greatly improving its networking performance. This high-performance path bypasses the host from the Datapath, reducing latency, jitter, and CPU utilization, for use with the most demanding network workloads on supported VM types. The following </w:t>
            </w:r>
          </w:p>
          <w:p w14:paraId="427038BA" w14:textId="77777777" w:rsidR="00FE2A70" w:rsidRDefault="00FE2A70" w:rsidP="00FE2A70">
            <w:pPr>
              <w:ind w:left="360"/>
              <w:rPr>
                <w:rFonts w:ascii="Verdana" w:hAnsi="Verdana"/>
                <w:szCs w:val="20"/>
              </w:rPr>
            </w:pPr>
          </w:p>
          <w:p w14:paraId="663D15C1" w14:textId="77777777" w:rsidR="00FE2A70" w:rsidRDefault="00FE2A70" w:rsidP="00FE2A70">
            <w:pPr>
              <w:ind w:left="360"/>
              <w:rPr>
                <w:rFonts w:ascii="Verdana" w:hAnsi="Verdana"/>
                <w:szCs w:val="20"/>
              </w:rPr>
            </w:pPr>
            <w:r w:rsidRPr="00CC6756">
              <w:rPr>
                <w:rFonts w:ascii="Verdana" w:hAnsi="Verdana"/>
                <w:szCs w:val="20"/>
              </w:rPr>
              <w:t>picture shows communication between two VMs with and without accelerated networking:</w:t>
            </w:r>
          </w:p>
          <w:p w14:paraId="50787351" w14:textId="77777777" w:rsidR="00FE2A70" w:rsidRDefault="00FE2A70" w:rsidP="00FE2A70">
            <w:pPr>
              <w:ind w:left="360"/>
              <w:rPr>
                <w:rFonts w:ascii="Verdana" w:hAnsi="Verdana"/>
                <w:szCs w:val="20"/>
              </w:rPr>
            </w:pPr>
          </w:p>
          <w:p w14:paraId="1F2734C0" w14:textId="77777777" w:rsidR="00B67C78" w:rsidRDefault="00B67C78" w:rsidP="00FE2A70">
            <w:pPr>
              <w:ind w:left="360"/>
              <w:rPr>
                <w:rFonts w:ascii="Verdana" w:hAnsi="Verdana"/>
                <w:szCs w:val="20"/>
              </w:rPr>
            </w:pPr>
          </w:p>
          <w:p w14:paraId="55D7D9C4" w14:textId="77777777" w:rsidR="00B67C78" w:rsidRDefault="00B67C78" w:rsidP="00FE2A70">
            <w:pPr>
              <w:ind w:left="360"/>
              <w:rPr>
                <w:rFonts w:ascii="Verdana" w:hAnsi="Verdana"/>
                <w:szCs w:val="20"/>
              </w:rPr>
            </w:pPr>
          </w:p>
          <w:p w14:paraId="66DCE9EA" w14:textId="77777777" w:rsidR="00B67C78" w:rsidRDefault="00B67C78" w:rsidP="00FE2A70">
            <w:pPr>
              <w:ind w:left="360"/>
              <w:rPr>
                <w:rFonts w:ascii="Verdana" w:hAnsi="Verdana"/>
                <w:szCs w:val="20"/>
              </w:rPr>
            </w:pPr>
          </w:p>
          <w:p w14:paraId="4FCE2FB2" w14:textId="77777777" w:rsidR="00B67C78" w:rsidRDefault="00B67C78" w:rsidP="00FE2A70">
            <w:pPr>
              <w:ind w:left="360"/>
              <w:rPr>
                <w:rFonts w:ascii="Verdana" w:hAnsi="Verdana"/>
                <w:szCs w:val="20"/>
              </w:rPr>
            </w:pPr>
          </w:p>
          <w:p w14:paraId="48CA9D7A" w14:textId="77777777" w:rsidR="00B67C78" w:rsidRDefault="00B67C78" w:rsidP="00FE2A70">
            <w:pPr>
              <w:ind w:left="360"/>
              <w:rPr>
                <w:rFonts w:ascii="Verdana" w:hAnsi="Verdana"/>
                <w:szCs w:val="20"/>
              </w:rPr>
            </w:pPr>
          </w:p>
          <w:p w14:paraId="721F5013" w14:textId="10A2D7A7" w:rsidR="00B67C78" w:rsidRDefault="00B67C78" w:rsidP="00FE2A70">
            <w:pPr>
              <w:ind w:left="360"/>
              <w:rPr>
                <w:rFonts w:ascii="Verdana" w:hAnsi="Verdana"/>
                <w:szCs w:val="20"/>
              </w:rPr>
            </w:pPr>
            <w:r>
              <w:rPr>
                <w:noProof/>
              </w:rPr>
              <w:drawing>
                <wp:inline distT="0" distB="0" distL="0" distR="0" wp14:anchorId="5237DBA9" wp14:editId="43F2D2DD">
                  <wp:extent cx="5731510" cy="25158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15870"/>
                          </a:xfrm>
                          <a:prstGeom prst="rect">
                            <a:avLst/>
                          </a:prstGeom>
                        </pic:spPr>
                      </pic:pic>
                    </a:graphicData>
                  </a:graphic>
                </wp:inline>
              </w:drawing>
            </w:r>
          </w:p>
          <w:p w14:paraId="37ECBAF9" w14:textId="2EBFDCA5" w:rsidR="00FE2A70" w:rsidRPr="0044152C" w:rsidRDefault="00FE2A70" w:rsidP="00FE2A70">
            <w:pPr>
              <w:ind w:left="360"/>
              <w:rPr>
                <w:rFonts w:ascii="Verdana" w:hAnsi="Verdana"/>
                <w:szCs w:val="20"/>
              </w:rPr>
            </w:pPr>
          </w:p>
          <w:p w14:paraId="0FCDC66A" w14:textId="77777777" w:rsidR="00FE2A70" w:rsidRDefault="00FE2A70" w:rsidP="00FE2A70">
            <w:pPr>
              <w:pStyle w:val="Heading3"/>
              <w:numPr>
                <w:ilvl w:val="2"/>
                <w:numId w:val="1"/>
              </w:numPr>
              <w:tabs>
                <w:tab w:val="num" w:pos="360"/>
              </w:tabs>
              <w:ind w:left="0" w:firstLine="0"/>
            </w:pPr>
            <w:bookmarkStart w:id="46" w:name="_Toc90573458"/>
            <w:bookmarkStart w:id="47" w:name="_Toc101367960"/>
            <w:r>
              <w:lastRenderedPageBreak/>
              <w:t>Storage</w:t>
            </w:r>
            <w:bookmarkEnd w:id="46"/>
            <w:bookmarkEnd w:id="47"/>
          </w:p>
          <w:p w14:paraId="64418FD2" w14:textId="77777777" w:rsidR="00FE2A70" w:rsidRDefault="00FE2A70" w:rsidP="00FE2A70"/>
          <w:p w14:paraId="423757C9" w14:textId="77777777" w:rsidR="00FE2A70" w:rsidRDefault="00FE2A70" w:rsidP="00FE2A70">
            <w:pPr>
              <w:ind w:left="360"/>
              <w:rPr>
                <w:rFonts w:ascii="Verdana" w:hAnsi="Verdana"/>
                <w:szCs w:val="20"/>
              </w:rPr>
            </w:pPr>
            <w:r w:rsidRPr="00B34C44">
              <w:rPr>
                <w:rFonts w:ascii="Verdana" w:hAnsi="Verdana"/>
                <w:szCs w:val="20"/>
              </w:rPr>
              <w:t>As part of this solution</w:t>
            </w:r>
            <w:r>
              <w:rPr>
                <w:rFonts w:ascii="Verdana" w:hAnsi="Verdana"/>
                <w:szCs w:val="20"/>
              </w:rPr>
              <w:t>, we will be using 3 types Azure storages and the details of which are as below</w:t>
            </w:r>
          </w:p>
          <w:p w14:paraId="602F9475" w14:textId="77777777" w:rsidR="00FE2A70" w:rsidRDefault="00FE2A70" w:rsidP="00FE2A70">
            <w:pPr>
              <w:ind w:left="360"/>
              <w:rPr>
                <w:rFonts w:ascii="Verdana" w:hAnsi="Verdana"/>
                <w:szCs w:val="20"/>
              </w:rPr>
            </w:pPr>
          </w:p>
          <w:p w14:paraId="1C5F2F90" w14:textId="77777777" w:rsidR="00FE2A70" w:rsidRPr="00B34C44" w:rsidRDefault="00FE2A70" w:rsidP="00FE2A70">
            <w:pPr>
              <w:pStyle w:val="ListParagraph"/>
              <w:numPr>
                <w:ilvl w:val="0"/>
                <w:numId w:val="3"/>
              </w:numPr>
              <w:rPr>
                <w:rFonts w:ascii="Verdana" w:hAnsi="Verdana"/>
                <w:szCs w:val="20"/>
              </w:rPr>
            </w:pPr>
            <w:r w:rsidRPr="00B34C44">
              <w:rPr>
                <w:rFonts w:ascii="Verdana" w:hAnsi="Verdana"/>
                <w:szCs w:val="20"/>
                <w:u w:val="single"/>
              </w:rPr>
              <w:t>Azure Premium Disks</w:t>
            </w:r>
          </w:p>
          <w:p w14:paraId="0AB05FBD" w14:textId="77777777" w:rsidR="00FE2A70" w:rsidRPr="00B86351" w:rsidRDefault="00FE2A70" w:rsidP="00FE2A70"/>
          <w:p w14:paraId="2B558085" w14:textId="77777777" w:rsidR="00FE2A70" w:rsidRPr="005432D5" w:rsidRDefault="00FE2A70" w:rsidP="00FE2A70">
            <w:pPr>
              <w:ind w:left="720"/>
              <w:rPr>
                <w:rFonts w:ascii="Verdana" w:hAnsi="Verdana"/>
                <w:szCs w:val="20"/>
              </w:rPr>
            </w:pPr>
            <w:r w:rsidRPr="005432D5">
              <w:rPr>
                <w:rFonts w:ascii="Verdana" w:hAnsi="Verdana"/>
                <w:szCs w:val="20"/>
              </w:rPr>
              <w:t>Azure premium SSDs deliver high-performance and low-latency disk support for virtual machines (VMs) with input/output (IO)-intensive workloads. </w:t>
            </w:r>
          </w:p>
          <w:p w14:paraId="0A304443" w14:textId="77777777" w:rsidR="00FE2A70" w:rsidRPr="005432D5" w:rsidRDefault="00FE2A70" w:rsidP="00FE2A70">
            <w:pPr>
              <w:ind w:left="720"/>
              <w:rPr>
                <w:rFonts w:ascii="Verdana" w:hAnsi="Verdana"/>
                <w:szCs w:val="20"/>
              </w:rPr>
            </w:pPr>
          </w:p>
          <w:p w14:paraId="78B77EED" w14:textId="77777777" w:rsidR="00FE2A70" w:rsidRPr="005432D5" w:rsidRDefault="00FE2A70" w:rsidP="00FE2A70">
            <w:pPr>
              <w:ind w:left="720"/>
              <w:rPr>
                <w:rFonts w:ascii="Verdana" w:hAnsi="Verdana"/>
                <w:szCs w:val="20"/>
              </w:rPr>
            </w:pPr>
            <w:r w:rsidRPr="005432D5">
              <w:rPr>
                <w:rFonts w:ascii="Verdana" w:hAnsi="Verdana"/>
                <w:szCs w:val="20"/>
              </w:rPr>
              <w:t xml:space="preserve">When you provision a premium storage disk, unlike standard storage, you are guaranteed the capacity, IOPS, and throughput of that disk. </w:t>
            </w:r>
          </w:p>
          <w:p w14:paraId="328D39F7" w14:textId="77777777" w:rsidR="00FE2A70" w:rsidRDefault="00FE2A70" w:rsidP="00FE2A70">
            <w:pPr>
              <w:ind w:left="720"/>
              <w:rPr>
                <w:rFonts w:ascii="Segoe UI" w:hAnsi="Segoe UI" w:cs="Segoe UI"/>
                <w:color w:val="171717"/>
                <w:shd w:val="clear" w:color="auto" w:fill="FFFFFF"/>
              </w:rPr>
            </w:pPr>
          </w:p>
          <w:p w14:paraId="6EF599E9" w14:textId="77777777" w:rsidR="00FE2A70" w:rsidRDefault="00FE2A70" w:rsidP="00FE2A70">
            <w:pPr>
              <w:pStyle w:val="ListParagraph"/>
              <w:numPr>
                <w:ilvl w:val="0"/>
                <w:numId w:val="3"/>
              </w:numPr>
              <w:rPr>
                <w:rFonts w:ascii="Verdana" w:hAnsi="Verdana"/>
                <w:szCs w:val="20"/>
                <w:u w:val="single"/>
              </w:rPr>
            </w:pPr>
            <w:r w:rsidRPr="005432D5">
              <w:rPr>
                <w:rFonts w:ascii="Verdana" w:hAnsi="Verdana"/>
                <w:szCs w:val="20"/>
                <w:u w:val="single"/>
              </w:rPr>
              <w:t>Premium File Share</w:t>
            </w:r>
            <w:r>
              <w:rPr>
                <w:rFonts w:ascii="Verdana" w:hAnsi="Verdana"/>
                <w:szCs w:val="20"/>
                <w:u w:val="single"/>
              </w:rPr>
              <w:t xml:space="preserve"> (ZRS)</w:t>
            </w:r>
          </w:p>
          <w:p w14:paraId="5F1E7009" w14:textId="77777777" w:rsidR="00FE2A70" w:rsidRDefault="00FE2A70" w:rsidP="00FE2A70">
            <w:pPr>
              <w:rPr>
                <w:rFonts w:ascii="Verdana" w:hAnsi="Verdana"/>
                <w:szCs w:val="20"/>
                <w:u w:val="single"/>
              </w:rPr>
            </w:pPr>
          </w:p>
          <w:p w14:paraId="2DBCF4CB" w14:textId="77777777" w:rsidR="00FE2A70" w:rsidRDefault="00FE2A70" w:rsidP="00FE2A70">
            <w:pPr>
              <w:ind w:left="720"/>
              <w:rPr>
                <w:rFonts w:ascii="Verdana" w:hAnsi="Verdana"/>
                <w:szCs w:val="20"/>
              </w:rPr>
            </w:pPr>
            <w:r w:rsidRPr="00A7173F">
              <w:rPr>
                <w:rFonts w:ascii="Verdana" w:hAnsi="Verdana"/>
                <w:szCs w:val="20"/>
              </w:rPr>
              <w:t>Premium file shares are backed by solid-state drives (SSDs) and provide consistent high performance and low latency, within single-digit milliseconds for most IO operations, for IO-intensive workloads.</w:t>
            </w:r>
          </w:p>
          <w:p w14:paraId="4507DC53" w14:textId="77777777" w:rsidR="00FE2A70" w:rsidRDefault="00FE2A70" w:rsidP="00FE2A70">
            <w:pPr>
              <w:ind w:left="720"/>
              <w:rPr>
                <w:rFonts w:ascii="Verdana" w:hAnsi="Verdana"/>
                <w:szCs w:val="20"/>
              </w:rPr>
            </w:pPr>
          </w:p>
          <w:p w14:paraId="599C280E" w14:textId="77777777" w:rsidR="00FE2A70" w:rsidRPr="00A7173F" w:rsidRDefault="00FE2A70" w:rsidP="00FE2A70">
            <w:pPr>
              <w:ind w:left="720"/>
              <w:rPr>
                <w:rFonts w:ascii="Verdana" w:hAnsi="Verdana"/>
                <w:szCs w:val="20"/>
              </w:rPr>
            </w:pPr>
            <w:r w:rsidRPr="00C65005">
              <w:rPr>
                <w:rFonts w:ascii="Verdana" w:hAnsi="Verdana"/>
                <w:szCs w:val="20"/>
              </w:rPr>
              <w:t>ZRS provides high availability by synchronously writing three replicas of your data across three different Azure </w:t>
            </w:r>
            <w:hyperlink r:id="rId20" w:tgtFrame="_blank" w:history="1">
              <w:r w:rsidRPr="00C65005">
                <w:rPr>
                  <w:rFonts w:ascii="Verdana" w:hAnsi="Verdana"/>
                  <w:szCs w:val="20"/>
                </w:rPr>
                <w:t>Availability Zones</w:t>
              </w:r>
            </w:hyperlink>
            <w:r w:rsidRPr="00C65005">
              <w:rPr>
                <w:rFonts w:ascii="Verdana" w:hAnsi="Verdana"/>
                <w:szCs w:val="20"/>
              </w:rPr>
              <w:t xml:space="preserve">, thereby protecting your data from cluster, </w:t>
            </w:r>
            <w:proofErr w:type="spellStart"/>
            <w:r w:rsidRPr="00C65005">
              <w:rPr>
                <w:rFonts w:ascii="Verdana" w:hAnsi="Verdana"/>
                <w:szCs w:val="20"/>
              </w:rPr>
              <w:t>datacenter</w:t>
            </w:r>
            <w:proofErr w:type="spellEnd"/>
            <w:r w:rsidRPr="00C65005">
              <w:rPr>
                <w:rFonts w:ascii="Verdana" w:hAnsi="Verdana"/>
                <w:szCs w:val="20"/>
              </w:rPr>
              <w:t>, or entire zone outage. Zonal redundancy enables you to read and write data even if one of the availability zones is unavailable.</w:t>
            </w:r>
          </w:p>
          <w:p w14:paraId="56B97B00" w14:textId="77777777" w:rsidR="00FE2A70" w:rsidRDefault="00FE2A70" w:rsidP="00FE2A70">
            <w:pPr>
              <w:ind w:left="720"/>
              <w:rPr>
                <w:rFonts w:ascii="Verdana" w:hAnsi="Verdana"/>
                <w:szCs w:val="20"/>
                <w:u w:val="single"/>
              </w:rPr>
            </w:pPr>
          </w:p>
          <w:p w14:paraId="24B087A4" w14:textId="4E88BF90" w:rsidR="00FE2A70" w:rsidRDefault="00FE2A70" w:rsidP="00FE2A70">
            <w:pPr>
              <w:ind w:left="720"/>
              <w:rPr>
                <w:rFonts w:ascii="Verdana" w:hAnsi="Verdana"/>
                <w:szCs w:val="20"/>
              </w:rPr>
            </w:pPr>
            <w:r w:rsidRPr="005F6D45">
              <w:rPr>
                <w:rFonts w:ascii="Verdana" w:hAnsi="Verdana"/>
                <w:szCs w:val="20"/>
              </w:rPr>
              <w:t>Region wise availability</w:t>
            </w:r>
          </w:p>
          <w:p w14:paraId="5808CCCD" w14:textId="0E82800B" w:rsidR="000F5FB1" w:rsidRPr="002240A5" w:rsidRDefault="008A10AC" w:rsidP="002240A5">
            <w:pPr>
              <w:rPr>
                <w:rFonts w:ascii="Calibri" w:hAnsi="Calibri" w:cs="Calibri"/>
                <w:color w:val="000000"/>
                <w:sz w:val="22"/>
                <w:szCs w:val="22"/>
                <w:lang w:val="en-US" w:eastAsia="en-US"/>
              </w:rPr>
            </w:pPr>
            <w:r>
              <w:rPr>
                <w:noProof/>
              </w:rPr>
              <w:drawing>
                <wp:inline distT="0" distB="0" distL="0" distR="0" wp14:anchorId="3F76F173" wp14:editId="269D150A">
                  <wp:extent cx="5815013" cy="2477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9790" cy="2505392"/>
                          </a:xfrm>
                          <a:prstGeom prst="rect">
                            <a:avLst/>
                          </a:prstGeom>
                        </pic:spPr>
                      </pic:pic>
                    </a:graphicData>
                  </a:graphic>
                </wp:inline>
              </w:drawing>
            </w:r>
          </w:p>
        </w:tc>
      </w:tr>
      <w:tr w:rsidR="008A10AC" w:rsidRPr="002240A5" w14:paraId="32CB2955" w14:textId="77777777" w:rsidTr="008A10AC">
        <w:trPr>
          <w:trHeight w:val="285"/>
        </w:trPr>
        <w:tc>
          <w:tcPr>
            <w:tcW w:w="9360" w:type="dxa"/>
            <w:tcBorders>
              <w:top w:val="nil"/>
              <w:left w:val="nil"/>
              <w:bottom w:val="nil"/>
              <w:right w:val="nil"/>
            </w:tcBorders>
            <w:shd w:val="clear" w:color="auto" w:fill="auto"/>
            <w:noWrap/>
            <w:vAlign w:val="bottom"/>
          </w:tcPr>
          <w:p w14:paraId="35E4C5FE" w14:textId="77777777" w:rsidR="008A10AC" w:rsidRDefault="008A10AC" w:rsidP="002240A5">
            <w:pPr>
              <w:rPr>
                <w:rFonts w:ascii="Calibri" w:hAnsi="Calibri" w:cs="Calibri"/>
                <w:color w:val="000000"/>
                <w:sz w:val="22"/>
                <w:szCs w:val="22"/>
                <w:lang w:val="en-US" w:eastAsia="en-US"/>
              </w:rPr>
            </w:pPr>
          </w:p>
          <w:p w14:paraId="079DCD3B" w14:textId="77777777" w:rsidR="008A10AC" w:rsidRDefault="008A10AC" w:rsidP="002240A5">
            <w:pPr>
              <w:rPr>
                <w:noProof/>
              </w:rPr>
            </w:pPr>
          </w:p>
          <w:p w14:paraId="7480157E" w14:textId="77777777" w:rsidR="008A10AC" w:rsidRPr="008A10AC" w:rsidRDefault="008A10AC" w:rsidP="008A10AC">
            <w:pPr>
              <w:rPr>
                <w:rFonts w:ascii="Verdana" w:hAnsi="Verdana"/>
                <w:szCs w:val="20"/>
              </w:rPr>
            </w:pPr>
          </w:p>
          <w:p w14:paraId="70C56753" w14:textId="450C0B68" w:rsidR="008A10AC" w:rsidRDefault="00057200" w:rsidP="008A10AC">
            <w:pPr>
              <w:rPr>
                <w:rFonts w:ascii="Verdana" w:hAnsi="Verdana"/>
                <w:szCs w:val="20"/>
              </w:rPr>
            </w:pPr>
            <w:hyperlink r:id="rId22" w:history="1">
              <w:r w:rsidR="008A10AC" w:rsidRPr="009144F0">
                <w:rPr>
                  <w:rStyle w:val="Hyperlink"/>
                  <w:rFonts w:ascii="Verdana" w:hAnsi="Verdana"/>
                  <w:szCs w:val="20"/>
                </w:rPr>
                <w:t>https://azure.microsoft.com/en-us/global-infrastructure/services/?products=storage&amp;regions=europe-west,europe-north,us-east,us-central,asia-pacific-east,asia-pacific-southeast,china-north,china-east,china-east-2,china-north-2</w:t>
              </w:r>
            </w:hyperlink>
          </w:p>
          <w:p w14:paraId="6147B7E6" w14:textId="77777777" w:rsidR="008A10AC" w:rsidRPr="008A10AC" w:rsidRDefault="008A10AC" w:rsidP="008A10AC">
            <w:pPr>
              <w:rPr>
                <w:rFonts w:ascii="Verdana" w:hAnsi="Verdana"/>
                <w:szCs w:val="20"/>
              </w:rPr>
            </w:pPr>
          </w:p>
          <w:p w14:paraId="6019D25D" w14:textId="77777777" w:rsidR="008A10AC" w:rsidRPr="008A10AC" w:rsidRDefault="008A10AC" w:rsidP="008A10AC">
            <w:pPr>
              <w:rPr>
                <w:rFonts w:ascii="Verdana" w:hAnsi="Verdana"/>
                <w:szCs w:val="20"/>
              </w:rPr>
            </w:pPr>
          </w:p>
          <w:p w14:paraId="59A81353" w14:textId="77777777" w:rsidR="008A10AC" w:rsidRPr="008A10AC" w:rsidRDefault="008A10AC" w:rsidP="008A10AC">
            <w:pPr>
              <w:rPr>
                <w:rFonts w:ascii="Verdana" w:hAnsi="Verdana"/>
                <w:b/>
                <w:bCs/>
                <w:szCs w:val="20"/>
              </w:rPr>
            </w:pPr>
            <w:r w:rsidRPr="008A10AC">
              <w:rPr>
                <w:rFonts w:ascii="Verdana" w:hAnsi="Verdana"/>
                <w:b/>
                <w:bCs/>
                <w:szCs w:val="20"/>
              </w:rPr>
              <w:t>Architectural Considerations</w:t>
            </w:r>
          </w:p>
          <w:p w14:paraId="1FFA3351" w14:textId="77777777" w:rsidR="008A10AC" w:rsidRPr="008A10AC" w:rsidRDefault="008A10AC" w:rsidP="008A10AC">
            <w:pPr>
              <w:rPr>
                <w:rFonts w:ascii="Verdana" w:hAnsi="Verdana"/>
                <w:szCs w:val="20"/>
              </w:rPr>
            </w:pPr>
          </w:p>
          <w:p w14:paraId="5C8F6DEF" w14:textId="77777777" w:rsidR="008A10AC" w:rsidRPr="008A10AC" w:rsidRDefault="008A10AC" w:rsidP="008A10AC">
            <w:pPr>
              <w:rPr>
                <w:rFonts w:ascii="Verdana" w:hAnsi="Verdana"/>
                <w:szCs w:val="20"/>
              </w:rPr>
            </w:pPr>
            <w:r w:rsidRPr="008A10AC">
              <w:rPr>
                <w:rFonts w:ascii="Verdana" w:hAnsi="Verdana"/>
                <w:szCs w:val="20"/>
              </w:rPr>
              <w:lastRenderedPageBreak/>
              <w:t>When defining the NFS and CIFS shares within the Azure landscape you need to follow the following rules:</w:t>
            </w:r>
          </w:p>
          <w:p w14:paraId="05795CEB" w14:textId="77777777" w:rsidR="008A10AC" w:rsidRPr="008A10AC" w:rsidRDefault="008A10AC" w:rsidP="008A10AC">
            <w:pPr>
              <w:rPr>
                <w:rFonts w:ascii="Verdana" w:hAnsi="Verdana"/>
                <w:szCs w:val="20"/>
              </w:rPr>
            </w:pPr>
          </w:p>
          <w:p w14:paraId="1BEE56D9" w14:textId="77777777" w:rsidR="008A10AC" w:rsidRPr="008A10AC" w:rsidRDefault="008A10AC" w:rsidP="008A10AC">
            <w:pPr>
              <w:rPr>
                <w:rFonts w:ascii="Verdana" w:hAnsi="Verdana"/>
                <w:szCs w:val="20"/>
              </w:rPr>
            </w:pPr>
            <w:r w:rsidRPr="008A10AC">
              <w:rPr>
                <w:rFonts w:ascii="Verdana" w:hAnsi="Verdana"/>
                <w:szCs w:val="20"/>
              </w:rPr>
              <w:t>•</w:t>
            </w:r>
            <w:r w:rsidRPr="008A10AC">
              <w:rPr>
                <w:rFonts w:ascii="Verdana" w:hAnsi="Verdana"/>
                <w:szCs w:val="20"/>
              </w:rPr>
              <w:tab/>
              <w:t>The private end points for the CIF and NFS shares should be defined on the Apps network only, you shouldn’t be creating private end points on the database subnets.</w:t>
            </w:r>
          </w:p>
          <w:p w14:paraId="21869482" w14:textId="04264DB3" w:rsidR="008A10AC" w:rsidRPr="008A10AC" w:rsidRDefault="008A10AC" w:rsidP="008A10AC">
            <w:pPr>
              <w:rPr>
                <w:rFonts w:ascii="Verdana" w:hAnsi="Verdana"/>
                <w:szCs w:val="20"/>
              </w:rPr>
            </w:pPr>
            <w:r w:rsidRPr="008A10AC">
              <w:rPr>
                <w:rFonts w:ascii="Verdana" w:hAnsi="Verdana"/>
                <w:szCs w:val="20"/>
              </w:rPr>
              <w:t>•</w:t>
            </w:r>
            <w:r w:rsidRPr="008A10AC">
              <w:rPr>
                <w:rFonts w:ascii="Verdana" w:hAnsi="Verdana"/>
                <w:szCs w:val="20"/>
              </w:rPr>
              <w:tab/>
              <w:t xml:space="preserve">The private end points should have a DNS name defined for the endpoint in the </w:t>
            </w:r>
            <w:r w:rsidR="001133DE">
              <w:rPr>
                <w:rFonts w:ascii="Verdana" w:hAnsi="Verdana"/>
                <w:szCs w:val="20"/>
              </w:rPr>
              <w:t>dc</w:t>
            </w:r>
            <w:r w:rsidRPr="001133DE">
              <w:rPr>
                <w:rFonts w:ascii="Verdana" w:hAnsi="Verdana"/>
                <w:color w:val="FF0000"/>
                <w:szCs w:val="20"/>
              </w:rPr>
              <w:t>.siemens.net</w:t>
            </w:r>
            <w:r w:rsidRPr="001133DE">
              <w:rPr>
                <w:rFonts w:ascii="Verdana" w:hAnsi="Verdana"/>
                <w:szCs w:val="20"/>
              </w:rPr>
              <w:t xml:space="preserve"> </w:t>
            </w:r>
            <w:r w:rsidRPr="008A10AC">
              <w:rPr>
                <w:rFonts w:ascii="Verdana" w:hAnsi="Verdana"/>
                <w:szCs w:val="20"/>
              </w:rPr>
              <w:t xml:space="preserve">DNS domain </w:t>
            </w:r>
            <w:proofErr w:type="spellStart"/>
            <w:r w:rsidRPr="008A10AC">
              <w:rPr>
                <w:rFonts w:ascii="Verdana" w:hAnsi="Verdana"/>
                <w:szCs w:val="20"/>
              </w:rPr>
              <w:t>e.g</w:t>
            </w:r>
            <w:proofErr w:type="spellEnd"/>
            <w:r w:rsidRPr="008A10AC">
              <w:rPr>
                <w:rFonts w:ascii="Verdana" w:hAnsi="Verdana"/>
                <w:szCs w:val="20"/>
              </w:rPr>
              <w:t xml:space="preserve">: If storage resource name is ap0nfscloudstorage and the private end point has been created in the </w:t>
            </w:r>
            <w:r w:rsidR="001133DE">
              <w:rPr>
                <w:rFonts w:ascii="Verdana" w:hAnsi="Verdana"/>
                <w:color w:val="FF0000"/>
                <w:szCs w:val="20"/>
              </w:rPr>
              <w:t>Q56</w:t>
            </w:r>
            <w:r w:rsidRPr="008A10AC">
              <w:rPr>
                <w:rFonts w:ascii="Verdana" w:hAnsi="Verdana"/>
                <w:szCs w:val="20"/>
              </w:rPr>
              <w:t xml:space="preserve"> subscription the DNS name would be ap0nfscloudstorage_</w:t>
            </w:r>
            <w:r w:rsidR="001133DE">
              <w:rPr>
                <w:rFonts w:ascii="Verdana" w:hAnsi="Verdana"/>
                <w:szCs w:val="20"/>
              </w:rPr>
              <w:t>q56</w:t>
            </w:r>
            <w:r w:rsidRPr="008A10AC">
              <w:rPr>
                <w:rFonts w:ascii="Verdana" w:hAnsi="Verdana"/>
                <w:szCs w:val="20"/>
              </w:rPr>
              <w:t>.</w:t>
            </w:r>
            <w:r w:rsidR="001133DE">
              <w:rPr>
                <w:rFonts w:ascii="Verdana" w:hAnsi="Verdana"/>
                <w:szCs w:val="20"/>
              </w:rPr>
              <w:t>dc</w:t>
            </w:r>
            <w:r w:rsidRPr="001133DE">
              <w:rPr>
                <w:rFonts w:ascii="Verdana" w:hAnsi="Verdana"/>
                <w:color w:val="FF0000"/>
                <w:szCs w:val="20"/>
              </w:rPr>
              <w:t>.siemens.net</w:t>
            </w:r>
            <w:r w:rsidRPr="008A10AC">
              <w:rPr>
                <w:rFonts w:ascii="Verdana" w:hAnsi="Verdana"/>
                <w:szCs w:val="20"/>
              </w:rPr>
              <w:t>.</w:t>
            </w:r>
          </w:p>
          <w:p w14:paraId="42FBF241" w14:textId="75DFE872" w:rsidR="008A10AC" w:rsidRPr="008A10AC" w:rsidRDefault="008A10AC" w:rsidP="008A10AC">
            <w:pPr>
              <w:rPr>
                <w:rFonts w:ascii="Verdana" w:hAnsi="Verdana"/>
                <w:szCs w:val="20"/>
              </w:rPr>
            </w:pPr>
            <w:r w:rsidRPr="008A10AC">
              <w:rPr>
                <w:rFonts w:ascii="Verdana" w:hAnsi="Verdana"/>
                <w:szCs w:val="20"/>
              </w:rPr>
              <w:t>•</w:t>
            </w:r>
            <w:r w:rsidRPr="008A10AC">
              <w:rPr>
                <w:rFonts w:ascii="Verdana" w:hAnsi="Verdana"/>
                <w:szCs w:val="20"/>
              </w:rPr>
              <w:tab/>
              <w:t>Filesystems defined in the /etc/</w:t>
            </w:r>
            <w:proofErr w:type="spellStart"/>
            <w:r w:rsidRPr="008A10AC">
              <w:rPr>
                <w:rFonts w:ascii="Verdana" w:hAnsi="Verdana"/>
                <w:szCs w:val="20"/>
              </w:rPr>
              <w:t>fstab</w:t>
            </w:r>
            <w:proofErr w:type="spellEnd"/>
            <w:r w:rsidRPr="008A10AC">
              <w:rPr>
                <w:rFonts w:ascii="Verdana" w:hAnsi="Verdana"/>
                <w:szCs w:val="20"/>
              </w:rPr>
              <w:t xml:space="preserve"> should not use file.core.windows.net and instead should be using the apdsap.siemens.net name i.e., azeunegp1nfs1_&lt;</w:t>
            </w:r>
            <w:proofErr w:type="spellStart"/>
            <w:r w:rsidRPr="008A10AC">
              <w:rPr>
                <w:rFonts w:ascii="Verdana" w:hAnsi="Verdana"/>
                <w:szCs w:val="20"/>
              </w:rPr>
              <w:t>sid</w:t>
            </w:r>
            <w:proofErr w:type="spellEnd"/>
            <w:r w:rsidRPr="008A10AC">
              <w:rPr>
                <w:rFonts w:ascii="Verdana" w:hAnsi="Verdana"/>
                <w:szCs w:val="20"/>
              </w:rPr>
              <w:t xml:space="preserve">&gt;. </w:t>
            </w:r>
            <w:r w:rsidR="001133DE">
              <w:rPr>
                <w:rFonts w:ascii="Verdana" w:hAnsi="Verdana"/>
                <w:szCs w:val="20"/>
              </w:rPr>
              <w:t>dc</w:t>
            </w:r>
            <w:r w:rsidRPr="008A10AC">
              <w:rPr>
                <w:rFonts w:ascii="Verdana" w:hAnsi="Verdana"/>
                <w:szCs w:val="20"/>
              </w:rPr>
              <w:t xml:space="preserve">.siemens.net:/azeunegp1nfs1/gu1sapmnt not azeunegp1nfs1.file.core.windows.net:/azeunegp1nfs1/gu1sapmnt.  </w:t>
            </w:r>
          </w:p>
          <w:p w14:paraId="03176004" w14:textId="568975D6" w:rsidR="008A10AC" w:rsidRPr="008A10AC" w:rsidRDefault="008A10AC" w:rsidP="008A10AC">
            <w:pPr>
              <w:rPr>
                <w:rFonts w:ascii="Verdana" w:hAnsi="Verdana"/>
                <w:szCs w:val="20"/>
              </w:rPr>
            </w:pPr>
            <w:r w:rsidRPr="008A10AC">
              <w:rPr>
                <w:rFonts w:ascii="Verdana" w:hAnsi="Verdana"/>
                <w:szCs w:val="20"/>
              </w:rPr>
              <w:t>•</w:t>
            </w:r>
            <w:r w:rsidRPr="008A10AC">
              <w:rPr>
                <w:rFonts w:ascii="Verdana" w:hAnsi="Verdana"/>
                <w:szCs w:val="20"/>
              </w:rPr>
              <w:tab/>
              <w:t xml:space="preserve">Above rule also applies to any filesystem which is getting mounted from FMO to CMO </w:t>
            </w:r>
            <w:proofErr w:type="spellStart"/>
            <w:r w:rsidRPr="008A10AC">
              <w:rPr>
                <w:rFonts w:ascii="Verdana" w:hAnsi="Verdana"/>
                <w:szCs w:val="20"/>
              </w:rPr>
              <w:t>e.g</w:t>
            </w:r>
            <w:proofErr w:type="spellEnd"/>
            <w:r w:rsidRPr="008A10AC">
              <w:rPr>
                <w:rFonts w:ascii="Verdana" w:hAnsi="Verdana"/>
                <w:szCs w:val="20"/>
              </w:rPr>
              <w:t>: /</w:t>
            </w:r>
            <w:proofErr w:type="spellStart"/>
            <w:r w:rsidRPr="008A10AC">
              <w:rPr>
                <w:rFonts w:ascii="Verdana" w:hAnsi="Verdana"/>
                <w:szCs w:val="20"/>
              </w:rPr>
              <w:t>usr</w:t>
            </w:r>
            <w:proofErr w:type="spellEnd"/>
            <w:r w:rsidRPr="008A10AC">
              <w:rPr>
                <w:rFonts w:ascii="Verdana" w:hAnsi="Verdana"/>
                <w:szCs w:val="20"/>
              </w:rPr>
              <w:t>/sap/trans</w:t>
            </w:r>
          </w:p>
        </w:tc>
      </w:tr>
      <w:tr w:rsidR="008A49D2" w:rsidRPr="002240A5" w14:paraId="1D3A1B42" w14:textId="77777777" w:rsidTr="008A10AC">
        <w:trPr>
          <w:trHeight w:val="285"/>
        </w:trPr>
        <w:tc>
          <w:tcPr>
            <w:tcW w:w="9360" w:type="dxa"/>
            <w:tcBorders>
              <w:top w:val="nil"/>
              <w:left w:val="nil"/>
              <w:bottom w:val="nil"/>
              <w:right w:val="nil"/>
            </w:tcBorders>
            <w:shd w:val="clear" w:color="auto" w:fill="auto"/>
            <w:noWrap/>
            <w:vAlign w:val="bottom"/>
          </w:tcPr>
          <w:p w14:paraId="52157BC5" w14:textId="6696B8A8" w:rsidR="002240A5" w:rsidRPr="002240A5" w:rsidRDefault="002240A5" w:rsidP="002240A5">
            <w:pPr>
              <w:rPr>
                <w:rFonts w:ascii="Calibri" w:hAnsi="Calibri" w:cs="Calibri"/>
                <w:color w:val="000000"/>
                <w:sz w:val="22"/>
                <w:szCs w:val="22"/>
                <w:lang w:val="en-US" w:eastAsia="en-US"/>
              </w:rPr>
            </w:pPr>
          </w:p>
        </w:tc>
      </w:tr>
    </w:tbl>
    <w:p w14:paraId="5C304C64" w14:textId="0CFF6289" w:rsidR="002240A5" w:rsidRDefault="008A10AC">
      <w:pPr>
        <w:rPr>
          <w:b/>
          <w:bCs/>
          <w:sz w:val="16"/>
          <w:szCs w:val="16"/>
        </w:rPr>
      </w:pPr>
      <w:ins w:id="48" w:author="Bhanawat, Arvind [2]" w:date="2021-12-22T13:42:00Z">
        <w:r w:rsidRPr="00BE5FAC">
          <w:rPr>
            <w:rFonts w:ascii="Verdana" w:hAnsi="Verdana"/>
            <w:noProof/>
            <w:szCs w:val="20"/>
            <w:rPrChange w:id="49" w:author="Bhanawat, Arvind [2]" w:date="2021-12-22T13:42:00Z">
              <w:rPr>
                <w:noProof/>
              </w:rPr>
            </w:rPrChange>
          </w:rPr>
          <w:drawing>
            <wp:inline distT="0" distB="0" distL="0" distR="0" wp14:anchorId="699F3082" wp14:editId="1B14C79E">
              <wp:extent cx="5731510" cy="50241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5024120"/>
                      </a:xfrm>
                      <a:prstGeom prst="rect">
                        <a:avLst/>
                      </a:prstGeom>
                      <a:noFill/>
                      <a:ln>
                        <a:noFill/>
                      </a:ln>
                    </pic:spPr>
                  </pic:pic>
                </a:graphicData>
              </a:graphic>
            </wp:inline>
          </w:drawing>
        </w:r>
      </w:ins>
    </w:p>
    <w:p w14:paraId="3C73CCB4" w14:textId="4180F24D" w:rsidR="003A3DD6" w:rsidRDefault="003A3DD6">
      <w:pPr>
        <w:rPr>
          <w:b/>
          <w:bCs/>
          <w:sz w:val="16"/>
          <w:szCs w:val="16"/>
        </w:rPr>
      </w:pPr>
    </w:p>
    <w:p w14:paraId="0ADC56CF" w14:textId="41FAE6B7" w:rsidR="003A3DD6" w:rsidRDefault="003A3DD6">
      <w:pPr>
        <w:rPr>
          <w:b/>
          <w:bCs/>
          <w:sz w:val="16"/>
          <w:szCs w:val="16"/>
        </w:rPr>
      </w:pPr>
    </w:p>
    <w:p w14:paraId="5171D811" w14:textId="177AD8FF" w:rsidR="003A3DD6" w:rsidRDefault="003A3DD6">
      <w:pPr>
        <w:rPr>
          <w:b/>
          <w:bCs/>
          <w:sz w:val="16"/>
          <w:szCs w:val="16"/>
        </w:rPr>
      </w:pPr>
    </w:p>
    <w:p w14:paraId="5EE379CA" w14:textId="77777777" w:rsidR="003A3DD6" w:rsidRDefault="003A3DD6">
      <w:pPr>
        <w:rPr>
          <w:b/>
          <w:bCs/>
          <w:sz w:val="16"/>
          <w:szCs w:val="16"/>
        </w:rPr>
      </w:pPr>
    </w:p>
    <w:p w14:paraId="590AFA98" w14:textId="153C838C" w:rsidR="008A10AC" w:rsidRDefault="008A10AC">
      <w:pPr>
        <w:rPr>
          <w:b/>
          <w:bCs/>
          <w:sz w:val="16"/>
          <w:szCs w:val="16"/>
        </w:rPr>
      </w:pPr>
    </w:p>
    <w:p w14:paraId="0AF0F69A" w14:textId="43477750" w:rsidR="008A10AC" w:rsidRPr="008A10AC" w:rsidRDefault="008A10AC" w:rsidP="008A10AC">
      <w:pPr>
        <w:pStyle w:val="ListParagraph"/>
        <w:numPr>
          <w:ilvl w:val="0"/>
          <w:numId w:val="3"/>
        </w:numPr>
        <w:rPr>
          <w:rFonts w:ascii="Verdana" w:hAnsi="Verdana"/>
          <w:szCs w:val="20"/>
          <w:u w:val="single"/>
        </w:rPr>
      </w:pPr>
      <w:r w:rsidRPr="008A10AC">
        <w:rPr>
          <w:rFonts w:ascii="Verdana" w:hAnsi="Verdana"/>
          <w:szCs w:val="20"/>
          <w:u w:val="single"/>
        </w:rPr>
        <w:lastRenderedPageBreak/>
        <w:t>Azure BLOB storage (GRS)</w:t>
      </w:r>
    </w:p>
    <w:p w14:paraId="59311F80" w14:textId="77777777" w:rsidR="008A10AC" w:rsidRDefault="008A10AC" w:rsidP="008A10AC">
      <w:pPr>
        <w:rPr>
          <w:rFonts w:ascii="Verdana" w:hAnsi="Verdana"/>
          <w:szCs w:val="20"/>
          <w:u w:val="single"/>
        </w:rPr>
      </w:pPr>
    </w:p>
    <w:p w14:paraId="4C925C1F" w14:textId="77777777" w:rsidR="008A10AC" w:rsidRDefault="008A10AC" w:rsidP="008A10AC">
      <w:pPr>
        <w:ind w:left="720"/>
        <w:rPr>
          <w:rFonts w:ascii="Verdana" w:hAnsi="Verdana"/>
          <w:szCs w:val="20"/>
        </w:rPr>
      </w:pPr>
      <w:r w:rsidRPr="00E7681D">
        <w:rPr>
          <w:rFonts w:ascii="Verdana" w:hAnsi="Verdana"/>
          <w:szCs w:val="20"/>
        </w:rPr>
        <w:t xml:space="preserve">We plan to make use of Azure BLOB storage </w:t>
      </w:r>
      <w:r>
        <w:rPr>
          <w:rFonts w:ascii="Verdana" w:hAnsi="Verdana"/>
          <w:szCs w:val="20"/>
        </w:rPr>
        <w:t xml:space="preserve">for Azure backup solution to store the backups. </w:t>
      </w:r>
    </w:p>
    <w:p w14:paraId="25E4FD4F" w14:textId="77777777" w:rsidR="008A10AC" w:rsidRDefault="008A10AC" w:rsidP="008A10AC">
      <w:pPr>
        <w:ind w:left="720"/>
      </w:pPr>
      <w:r>
        <w:t>Azure Blob storage is an object storage solution for the cloud, optimized to store massive amounts of data.</w:t>
      </w:r>
    </w:p>
    <w:p w14:paraId="5CD696B1" w14:textId="77777777" w:rsidR="008A10AC" w:rsidRPr="003F5A07" w:rsidRDefault="008A10AC" w:rsidP="008A10AC">
      <w:pPr>
        <w:ind w:left="720"/>
        <w:rPr>
          <w:rFonts w:ascii="Verdana" w:hAnsi="Verdana"/>
          <w:szCs w:val="20"/>
        </w:rPr>
      </w:pPr>
      <w:r w:rsidRPr="003F5A07">
        <w:rPr>
          <w:rFonts w:ascii="Verdana" w:hAnsi="Verdana"/>
          <w:szCs w:val="20"/>
        </w:rPr>
        <w:t xml:space="preserve">Geo-redundant storage (GRS) copies </w:t>
      </w:r>
      <w:r>
        <w:rPr>
          <w:rFonts w:ascii="Verdana" w:hAnsi="Verdana"/>
          <w:szCs w:val="20"/>
        </w:rPr>
        <w:t>the</w:t>
      </w:r>
      <w:r w:rsidRPr="003F5A07">
        <w:rPr>
          <w:rFonts w:ascii="Verdana" w:hAnsi="Verdana"/>
          <w:szCs w:val="20"/>
        </w:rPr>
        <w:t xml:space="preserve"> data synchronously three times within a single physical location in the primary region using LRS. It then copies your data asynchronously to a single physical location in the secondary region. Within the secondary region, your data is copied synchronously three times using LRS.</w:t>
      </w:r>
    </w:p>
    <w:p w14:paraId="4D8F3BAB" w14:textId="064CC072" w:rsidR="008A10AC" w:rsidRDefault="008A10AC">
      <w:pPr>
        <w:rPr>
          <w:b/>
          <w:bCs/>
          <w:sz w:val="16"/>
          <w:szCs w:val="16"/>
        </w:rPr>
      </w:pPr>
    </w:p>
    <w:p w14:paraId="3A661F03" w14:textId="3957F7BB" w:rsidR="008A10AC" w:rsidRPr="00710592" w:rsidRDefault="008A10AC" w:rsidP="008A10AC">
      <w:pPr>
        <w:pStyle w:val="Heading2"/>
        <w:numPr>
          <w:ilvl w:val="1"/>
          <w:numId w:val="1"/>
        </w:numPr>
        <w:tabs>
          <w:tab w:val="num" w:pos="360"/>
        </w:tabs>
        <w:ind w:left="0" w:firstLine="0"/>
        <w:rPr>
          <w:color w:val="FF0000"/>
        </w:rPr>
      </w:pPr>
      <w:bookmarkStart w:id="50" w:name="_Toc90573459"/>
      <w:bookmarkStart w:id="51" w:name="_Toc101367961"/>
      <w:r w:rsidRPr="00710592">
        <w:rPr>
          <w:color w:val="FF0000"/>
        </w:rPr>
        <w:t xml:space="preserve">Azure Data </w:t>
      </w:r>
      <w:proofErr w:type="spellStart"/>
      <w:r w:rsidRPr="00710592">
        <w:rPr>
          <w:color w:val="FF0000"/>
        </w:rPr>
        <w:t>Center</w:t>
      </w:r>
      <w:proofErr w:type="spellEnd"/>
      <w:r w:rsidRPr="00710592">
        <w:rPr>
          <w:color w:val="FF0000"/>
        </w:rPr>
        <w:t xml:space="preserve"> Strategy in FMO</w:t>
      </w:r>
      <w:bookmarkEnd w:id="50"/>
      <w:bookmarkEnd w:id="51"/>
    </w:p>
    <w:p w14:paraId="7EC78FFB" w14:textId="2A2C4A6C" w:rsidR="00233959" w:rsidRPr="00B25DD1" w:rsidRDefault="00233959" w:rsidP="00233959">
      <w:pPr>
        <w:rPr>
          <w:b/>
          <w:bCs/>
          <w:color w:val="FF0000"/>
        </w:rPr>
      </w:pPr>
      <w:r w:rsidRPr="00B25DD1">
        <w:rPr>
          <w:b/>
          <w:bCs/>
          <w:color w:val="FF0000"/>
        </w:rPr>
        <w:t>US-east-</w:t>
      </w:r>
      <w:r w:rsidR="00710592" w:rsidRPr="00B25DD1">
        <w:rPr>
          <w:b/>
          <w:bCs/>
          <w:color w:val="FF0000"/>
        </w:rPr>
        <w:t>2</w:t>
      </w:r>
      <w:r w:rsidRPr="00B25DD1">
        <w:rPr>
          <w:b/>
          <w:bCs/>
          <w:color w:val="FF0000"/>
        </w:rPr>
        <w:t>– Primary, US-west-</w:t>
      </w:r>
      <w:r w:rsidR="00710592" w:rsidRPr="00B25DD1">
        <w:rPr>
          <w:b/>
          <w:bCs/>
          <w:color w:val="FF0000"/>
        </w:rPr>
        <w:t>2</w:t>
      </w:r>
      <w:r w:rsidRPr="00B25DD1">
        <w:rPr>
          <w:b/>
          <w:bCs/>
          <w:color w:val="FF0000"/>
        </w:rPr>
        <w:t xml:space="preserve"> for DR.</w:t>
      </w:r>
      <w:r w:rsidR="00710592" w:rsidRPr="00B25DD1">
        <w:rPr>
          <w:b/>
          <w:bCs/>
          <w:color w:val="FF0000"/>
        </w:rPr>
        <w:t xml:space="preserve">  – Production</w:t>
      </w:r>
    </w:p>
    <w:p w14:paraId="6DA63A20" w14:textId="74171EF8" w:rsidR="00710592" w:rsidRPr="00B25DD1" w:rsidRDefault="00710592" w:rsidP="00233959">
      <w:pPr>
        <w:rPr>
          <w:b/>
          <w:bCs/>
          <w:color w:val="FF0000"/>
        </w:rPr>
      </w:pPr>
      <w:r w:rsidRPr="00B25DD1">
        <w:rPr>
          <w:b/>
          <w:bCs/>
          <w:color w:val="FF0000"/>
        </w:rPr>
        <w:t>US-east-2 – DEV and QA.</w:t>
      </w:r>
    </w:p>
    <w:p w14:paraId="497F7987" w14:textId="2948C131" w:rsidR="008A10AC" w:rsidRDefault="008A10AC">
      <w:pPr>
        <w:rPr>
          <w:b/>
          <w:bCs/>
          <w:sz w:val="16"/>
          <w:szCs w:val="16"/>
        </w:rPr>
      </w:pPr>
    </w:p>
    <w:p w14:paraId="67283FE0" w14:textId="46B2114D" w:rsidR="008A10AC" w:rsidRDefault="008A10AC">
      <w:pPr>
        <w:rPr>
          <w:b/>
          <w:bCs/>
          <w:sz w:val="16"/>
          <w:szCs w:val="16"/>
        </w:rPr>
      </w:pPr>
    </w:p>
    <w:p w14:paraId="384E9143" w14:textId="39278C76" w:rsidR="008A10AC" w:rsidRDefault="008A10AC">
      <w:pPr>
        <w:rPr>
          <w:b/>
          <w:bCs/>
          <w:sz w:val="16"/>
          <w:szCs w:val="16"/>
        </w:rPr>
      </w:pPr>
    </w:p>
    <w:p w14:paraId="001270E2" w14:textId="77777777" w:rsidR="008A10AC" w:rsidRPr="00190B65" w:rsidRDefault="008A10AC" w:rsidP="008A10AC">
      <w:pPr>
        <w:pStyle w:val="Heading2"/>
        <w:numPr>
          <w:ilvl w:val="1"/>
          <w:numId w:val="1"/>
        </w:numPr>
        <w:tabs>
          <w:tab w:val="num" w:pos="360"/>
        </w:tabs>
        <w:ind w:left="0" w:firstLine="0"/>
      </w:pPr>
      <w:bookmarkStart w:id="52" w:name="_Toc90573461"/>
      <w:bookmarkStart w:id="53" w:name="_Toc101367962"/>
      <w:r>
        <w:t>HA/DR Solution</w:t>
      </w:r>
      <w:bookmarkEnd w:id="52"/>
      <w:bookmarkEnd w:id="53"/>
    </w:p>
    <w:p w14:paraId="5E8144B9" w14:textId="77777777" w:rsidR="008A10AC" w:rsidRPr="00D177C3" w:rsidRDefault="008A10AC" w:rsidP="008A10AC"/>
    <w:p w14:paraId="20365702" w14:textId="77777777" w:rsidR="008A10AC" w:rsidRDefault="008A10AC" w:rsidP="008A10AC">
      <w:pPr>
        <w:pStyle w:val="Heading3"/>
        <w:numPr>
          <w:ilvl w:val="2"/>
          <w:numId w:val="1"/>
        </w:numPr>
        <w:tabs>
          <w:tab w:val="num" w:pos="360"/>
        </w:tabs>
        <w:ind w:left="0" w:firstLine="0"/>
      </w:pPr>
      <w:bookmarkStart w:id="54" w:name="_Toc90573462"/>
      <w:bookmarkStart w:id="55" w:name="_Toc101367963"/>
      <w:commentRangeStart w:id="56"/>
      <w:commentRangeStart w:id="57"/>
      <w:commentRangeStart w:id="58"/>
      <w:commentRangeStart w:id="59"/>
      <w:r>
        <w:t>Service Level Agreement (SLA)</w:t>
      </w:r>
      <w:commentRangeEnd w:id="56"/>
      <w:r>
        <w:rPr>
          <w:rStyle w:val="CommentReference"/>
        </w:rPr>
        <w:commentReference w:id="56"/>
      </w:r>
      <w:commentRangeEnd w:id="57"/>
      <w:r>
        <w:rPr>
          <w:rStyle w:val="CommentReference"/>
        </w:rPr>
        <w:commentReference w:id="57"/>
      </w:r>
      <w:commentRangeEnd w:id="58"/>
      <w:r>
        <w:rPr>
          <w:rStyle w:val="CommentReference"/>
          <w:rFonts w:ascii="Arial" w:eastAsia="Times New Roman" w:hAnsi="Arial" w:cs="Times New Roman"/>
          <w:color w:val="auto"/>
        </w:rPr>
        <w:commentReference w:id="58"/>
      </w:r>
      <w:commentRangeEnd w:id="59"/>
      <w:r>
        <w:rPr>
          <w:rStyle w:val="CommentReference"/>
          <w:rFonts w:ascii="Arial" w:eastAsia="Times New Roman" w:hAnsi="Arial" w:cs="Times New Roman"/>
          <w:color w:val="auto"/>
        </w:rPr>
        <w:commentReference w:id="59"/>
      </w:r>
      <w:bookmarkEnd w:id="54"/>
      <w:bookmarkEnd w:id="55"/>
    </w:p>
    <w:p w14:paraId="3D444B88" w14:textId="0B46DB34" w:rsidR="008A10AC" w:rsidRDefault="008A10AC">
      <w:pPr>
        <w:rPr>
          <w:b/>
          <w:bCs/>
          <w:sz w:val="16"/>
          <w:szCs w:val="16"/>
        </w:rPr>
      </w:pPr>
    </w:p>
    <w:p w14:paraId="3854123D" w14:textId="4792F14D" w:rsidR="00DF19E5" w:rsidRDefault="00DF19E5" w:rsidP="00DF19E5">
      <w:pPr>
        <w:ind w:left="720"/>
        <w:rPr>
          <w:b/>
          <w:bCs/>
          <w:sz w:val="16"/>
          <w:szCs w:val="16"/>
        </w:rPr>
      </w:pPr>
      <w:r>
        <w:rPr>
          <w:noProof/>
        </w:rPr>
        <w:drawing>
          <wp:inline distT="0" distB="0" distL="0" distR="0" wp14:anchorId="450F0EE4" wp14:editId="5924AC72">
            <wp:extent cx="5943600" cy="3270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43600" cy="3270885"/>
                    </a:xfrm>
                    <a:prstGeom prst="rect">
                      <a:avLst/>
                    </a:prstGeom>
                    <a:noFill/>
                    <a:ln>
                      <a:noFill/>
                    </a:ln>
                  </pic:spPr>
                </pic:pic>
              </a:graphicData>
            </a:graphic>
          </wp:inline>
        </w:drawing>
      </w:r>
    </w:p>
    <w:p w14:paraId="6B3FFF32" w14:textId="4099F324" w:rsidR="00DF19E5" w:rsidRDefault="00DF19E5" w:rsidP="00DF19E5">
      <w:pPr>
        <w:ind w:left="720"/>
        <w:rPr>
          <w:b/>
          <w:bCs/>
          <w:sz w:val="16"/>
          <w:szCs w:val="16"/>
        </w:rPr>
      </w:pPr>
    </w:p>
    <w:p w14:paraId="519C58F3" w14:textId="77777777" w:rsidR="00DF19E5" w:rsidRDefault="00DF19E5" w:rsidP="003574CB">
      <w:pPr>
        <w:pStyle w:val="Heading3"/>
        <w:numPr>
          <w:ilvl w:val="2"/>
          <w:numId w:val="1"/>
        </w:numPr>
        <w:tabs>
          <w:tab w:val="num" w:pos="1843"/>
        </w:tabs>
        <w:ind w:left="709" w:hanging="709"/>
      </w:pPr>
      <w:bookmarkStart w:id="60" w:name="_Toc90573463"/>
      <w:bookmarkStart w:id="61" w:name="_Toc101367964"/>
      <w:r>
        <w:t>High Availability</w:t>
      </w:r>
      <w:bookmarkEnd w:id="60"/>
      <w:bookmarkEnd w:id="61"/>
    </w:p>
    <w:p w14:paraId="760D5597" w14:textId="77777777" w:rsidR="00DF19E5" w:rsidRPr="000B5553" w:rsidRDefault="00DF19E5" w:rsidP="00DF19E5">
      <w:pPr>
        <w:rPr>
          <w:rFonts w:ascii="Verdana" w:hAnsi="Verdana"/>
          <w:noProof/>
          <w:szCs w:val="20"/>
        </w:rPr>
      </w:pPr>
    </w:p>
    <w:p w14:paraId="78997099" w14:textId="77777777" w:rsidR="00DF19E5" w:rsidRPr="008E75B3" w:rsidRDefault="00DF19E5" w:rsidP="00DF19E5">
      <w:pPr>
        <w:ind w:left="360"/>
        <w:rPr>
          <w:rFonts w:ascii="Verdana" w:hAnsi="Verdana"/>
          <w:szCs w:val="20"/>
        </w:rPr>
      </w:pPr>
      <w:r w:rsidRPr="000B5553">
        <w:rPr>
          <w:rFonts w:ascii="Verdana" w:hAnsi="Verdana"/>
          <w:szCs w:val="20"/>
        </w:rPr>
        <w:t xml:space="preserve">High availability in Azure will be achieved through </w:t>
      </w:r>
      <w:r>
        <w:rPr>
          <w:rFonts w:ascii="Verdana" w:hAnsi="Verdana"/>
          <w:szCs w:val="20"/>
        </w:rPr>
        <w:t xml:space="preserve">RHEL pacemaker configured for failover between two availability zones. </w:t>
      </w:r>
      <w:r w:rsidRPr="008E75B3">
        <w:rPr>
          <w:rFonts w:ascii="Verdana" w:hAnsi="Verdana"/>
          <w:szCs w:val="20"/>
        </w:rPr>
        <w:t xml:space="preserve">With Availability Zones, Azure offers 99.99% VM uptime SLA. </w:t>
      </w:r>
    </w:p>
    <w:p w14:paraId="31818968" w14:textId="77777777" w:rsidR="00DF19E5" w:rsidRPr="009311B8" w:rsidRDefault="00DF19E5" w:rsidP="00DF19E5">
      <w:pPr>
        <w:ind w:left="360"/>
        <w:rPr>
          <w:rFonts w:ascii="Verdana" w:hAnsi="Verdana"/>
          <w:szCs w:val="20"/>
        </w:rPr>
      </w:pPr>
    </w:p>
    <w:p w14:paraId="51811CF1" w14:textId="77777777" w:rsidR="00DF19E5" w:rsidRDefault="00DF19E5" w:rsidP="00DF19E5">
      <w:pPr>
        <w:ind w:left="360"/>
        <w:rPr>
          <w:rFonts w:ascii="Verdana" w:hAnsi="Verdana"/>
          <w:szCs w:val="20"/>
        </w:rPr>
      </w:pPr>
      <w:r w:rsidRPr="009311B8">
        <w:rPr>
          <w:rFonts w:ascii="Verdana" w:hAnsi="Verdana"/>
          <w:szCs w:val="20"/>
        </w:rPr>
        <w:t xml:space="preserve">Application level high availability will be </w:t>
      </w:r>
      <w:r>
        <w:rPr>
          <w:rFonts w:ascii="Verdana" w:hAnsi="Verdana"/>
          <w:szCs w:val="20"/>
        </w:rPr>
        <w:t>achieved by configuring ASCS in Zone-1 and ERS (</w:t>
      </w:r>
      <w:proofErr w:type="spellStart"/>
      <w:r>
        <w:rPr>
          <w:rFonts w:ascii="Verdana" w:hAnsi="Verdana"/>
          <w:szCs w:val="20"/>
        </w:rPr>
        <w:t>Enque</w:t>
      </w:r>
      <w:proofErr w:type="spellEnd"/>
      <w:r>
        <w:rPr>
          <w:rFonts w:ascii="Verdana" w:hAnsi="Verdana"/>
          <w:szCs w:val="20"/>
        </w:rPr>
        <w:t xml:space="preserve"> Replication Server) in Zone-2. All the application servers will be divided in half and distributed across both the zones. In case of failover RHEL pacemaker will move ASCS service to Zone-2. Shared filesystems like </w:t>
      </w:r>
      <w:proofErr w:type="spellStart"/>
      <w:r>
        <w:rPr>
          <w:rFonts w:ascii="Verdana" w:hAnsi="Verdana"/>
          <w:szCs w:val="20"/>
        </w:rPr>
        <w:t>sapmnt</w:t>
      </w:r>
      <w:proofErr w:type="spellEnd"/>
      <w:r>
        <w:rPr>
          <w:rFonts w:ascii="Verdana" w:hAnsi="Verdana"/>
          <w:szCs w:val="20"/>
        </w:rPr>
        <w:t xml:space="preserve"> &amp; trans will be configured in </w:t>
      </w:r>
      <w:r>
        <w:rPr>
          <w:rFonts w:ascii="Verdana" w:hAnsi="Verdana"/>
          <w:szCs w:val="20"/>
        </w:rPr>
        <w:lastRenderedPageBreak/>
        <w:t>Azure premium file shares which can span across zones providing high availability to the shared filesystem.</w:t>
      </w:r>
    </w:p>
    <w:p w14:paraId="6140324C" w14:textId="77777777" w:rsidR="00DF19E5" w:rsidRDefault="00DF19E5" w:rsidP="00DF19E5">
      <w:pPr>
        <w:ind w:left="360"/>
        <w:rPr>
          <w:rFonts w:ascii="Verdana" w:hAnsi="Verdana"/>
          <w:szCs w:val="20"/>
        </w:rPr>
      </w:pPr>
    </w:p>
    <w:p w14:paraId="76D68B43" w14:textId="77777777" w:rsidR="00DF19E5" w:rsidRDefault="00DF19E5" w:rsidP="00DF19E5">
      <w:pPr>
        <w:ind w:left="360"/>
        <w:rPr>
          <w:rFonts w:ascii="Verdana" w:hAnsi="Verdana"/>
        </w:rPr>
      </w:pPr>
      <w:r w:rsidRPr="390E44D4">
        <w:rPr>
          <w:rFonts w:ascii="Verdana" w:hAnsi="Verdana"/>
        </w:rPr>
        <w:t xml:space="preserve">Database level High availability will also be configured using </w:t>
      </w:r>
      <w:r>
        <w:rPr>
          <w:rFonts w:ascii="Verdana" w:hAnsi="Verdana"/>
        </w:rPr>
        <w:t xml:space="preserve">RHEL pacemaker </w:t>
      </w:r>
      <w:r w:rsidRPr="390E44D4">
        <w:rPr>
          <w:rFonts w:ascii="Verdana" w:hAnsi="Verdana"/>
        </w:rPr>
        <w:t>between the two availability zones. HANA system replication (HSR) will be configured for syncing data between Zone-1 to Zone-2. In case of failover, Pacemaker will perform takeover on secondary node, making it primary and operation will continue.</w:t>
      </w:r>
    </w:p>
    <w:p w14:paraId="1FA97AA2" w14:textId="77777777" w:rsidR="00DF19E5" w:rsidRDefault="00DF19E5" w:rsidP="00DF19E5">
      <w:pPr>
        <w:ind w:left="360"/>
        <w:rPr>
          <w:rFonts w:ascii="Verdana" w:hAnsi="Verdana"/>
          <w:szCs w:val="20"/>
        </w:rPr>
      </w:pPr>
    </w:p>
    <w:p w14:paraId="43D264E7" w14:textId="77777777" w:rsidR="00DF19E5" w:rsidRDefault="00DF19E5" w:rsidP="00DF19E5">
      <w:pPr>
        <w:ind w:left="360"/>
        <w:rPr>
          <w:rFonts w:ascii="Verdana" w:hAnsi="Verdana"/>
          <w:szCs w:val="20"/>
        </w:rPr>
      </w:pPr>
      <w:r>
        <w:rPr>
          <w:rFonts w:ascii="Verdana" w:hAnsi="Verdana"/>
          <w:szCs w:val="20"/>
        </w:rPr>
        <w:t>While availability zones will be used to provide high availability, there was a concern with regards to the latency between two zones. As per discussion in SAP max attention workshop, it was agreed that the latency between zones will be measured select it based on latency within acceptable limits. The tool to measure latency is</w:t>
      </w:r>
    </w:p>
    <w:p w14:paraId="7975D9C4" w14:textId="77777777" w:rsidR="00DF19E5" w:rsidRDefault="00DF19E5" w:rsidP="00DF19E5">
      <w:pPr>
        <w:rPr>
          <w:rFonts w:ascii="Verdana" w:hAnsi="Verdana"/>
          <w:noProof/>
          <w:szCs w:val="20"/>
        </w:rPr>
      </w:pPr>
    </w:p>
    <w:p w14:paraId="39302AF7" w14:textId="77777777" w:rsidR="00DF19E5" w:rsidRDefault="00057200" w:rsidP="00DF19E5">
      <w:pPr>
        <w:ind w:left="360"/>
      </w:pPr>
      <w:hyperlink r:id="rId27" w:history="1">
        <w:r w:rsidR="00DF19E5">
          <w:rPr>
            <w:rStyle w:val="Hyperlink"/>
          </w:rPr>
          <w:t>SAP-on-Azure-Scripts-and-Utilities/</w:t>
        </w:r>
        <w:proofErr w:type="spellStart"/>
        <w:r w:rsidR="00DF19E5">
          <w:rPr>
            <w:rStyle w:val="Hyperlink"/>
          </w:rPr>
          <w:t>AvZone</w:t>
        </w:r>
        <w:proofErr w:type="spellEnd"/>
        <w:r w:rsidR="00DF19E5">
          <w:rPr>
            <w:rStyle w:val="Hyperlink"/>
          </w:rPr>
          <w:t>-Latency-Test at main · Azure/SAP-on-Azure-Scripts-and-Utilities · GitHub</w:t>
        </w:r>
      </w:hyperlink>
    </w:p>
    <w:p w14:paraId="07ED1BD4" w14:textId="77777777" w:rsidR="00DF19E5" w:rsidRPr="000B5553" w:rsidRDefault="00DF19E5" w:rsidP="00DF19E5">
      <w:pPr>
        <w:ind w:left="360"/>
      </w:pPr>
    </w:p>
    <w:p w14:paraId="2E513C2E" w14:textId="77777777" w:rsidR="00DF19E5" w:rsidRDefault="00DF19E5" w:rsidP="00DF19E5">
      <w:pPr>
        <w:ind w:left="360"/>
        <w:rPr>
          <w:rFonts w:ascii="Verdana" w:hAnsi="Verdana"/>
          <w:noProof/>
          <w:szCs w:val="20"/>
        </w:rPr>
      </w:pPr>
      <w:r w:rsidRPr="00A73473">
        <w:rPr>
          <w:rFonts w:ascii="Verdana" w:hAnsi="Verdana"/>
          <w:noProof/>
          <w:szCs w:val="20"/>
        </w:rPr>
        <w:t xml:space="preserve">SAP recommends </w:t>
      </w:r>
      <w:r>
        <w:rPr>
          <w:rFonts w:ascii="Verdana" w:hAnsi="Verdana"/>
          <w:noProof/>
          <w:szCs w:val="20"/>
        </w:rPr>
        <w:t>latency values as below</w:t>
      </w:r>
    </w:p>
    <w:p w14:paraId="7D7E71F8" w14:textId="77777777" w:rsidR="00DF19E5" w:rsidRDefault="00DF19E5" w:rsidP="00DF19E5">
      <w:pPr>
        <w:rPr>
          <w:rFonts w:ascii="Verdana" w:hAnsi="Verdana"/>
          <w:noProof/>
          <w:szCs w:val="20"/>
        </w:rPr>
      </w:pPr>
    </w:p>
    <w:p w14:paraId="76E73F4F" w14:textId="77777777" w:rsidR="00DF19E5" w:rsidRPr="00A73473" w:rsidRDefault="00DF19E5" w:rsidP="00DF19E5">
      <w:pPr>
        <w:pStyle w:val="ListParagraph"/>
        <w:numPr>
          <w:ilvl w:val="1"/>
          <w:numId w:val="5"/>
        </w:numPr>
        <w:rPr>
          <w:rFonts w:ascii="Verdana" w:hAnsi="Verdana"/>
        </w:rPr>
      </w:pPr>
      <w:r w:rsidRPr="00A73473">
        <w:rPr>
          <w:rFonts w:ascii="Verdana" w:hAnsi="Verdana"/>
        </w:rPr>
        <w:t xml:space="preserve">Good value: Roundtrip time &lt;= 0.3 </w:t>
      </w:r>
      <w:proofErr w:type="spellStart"/>
      <w:r w:rsidRPr="00A73473">
        <w:rPr>
          <w:rFonts w:ascii="Verdana" w:hAnsi="Verdana"/>
        </w:rPr>
        <w:t>ms</w:t>
      </w:r>
      <w:proofErr w:type="spellEnd"/>
      <w:r w:rsidRPr="00A73473">
        <w:rPr>
          <w:rFonts w:ascii="Verdana" w:hAnsi="Verdana"/>
        </w:rPr>
        <w:t xml:space="preserve"> </w:t>
      </w:r>
    </w:p>
    <w:p w14:paraId="2074C298" w14:textId="77777777" w:rsidR="00DF19E5" w:rsidRPr="00A73473" w:rsidRDefault="00DF19E5" w:rsidP="00DF19E5">
      <w:pPr>
        <w:pStyle w:val="ListParagraph"/>
        <w:numPr>
          <w:ilvl w:val="1"/>
          <w:numId w:val="5"/>
        </w:numPr>
        <w:rPr>
          <w:rFonts w:ascii="Verdana" w:hAnsi="Verdana"/>
        </w:rPr>
      </w:pPr>
      <w:r w:rsidRPr="00A73473">
        <w:rPr>
          <w:rFonts w:ascii="Verdana" w:hAnsi="Verdana"/>
        </w:rPr>
        <w:t xml:space="preserve">Moderate value: 0.3 </w:t>
      </w:r>
      <w:proofErr w:type="spellStart"/>
      <w:r w:rsidRPr="00A73473">
        <w:rPr>
          <w:rFonts w:ascii="Verdana" w:hAnsi="Verdana"/>
        </w:rPr>
        <w:t>ms</w:t>
      </w:r>
      <w:proofErr w:type="spellEnd"/>
      <w:r w:rsidRPr="00A73473">
        <w:rPr>
          <w:rFonts w:ascii="Verdana" w:hAnsi="Verdana"/>
        </w:rPr>
        <w:t xml:space="preserve"> &lt; roundtrip time &lt;= 0.7 </w:t>
      </w:r>
      <w:proofErr w:type="spellStart"/>
      <w:r w:rsidRPr="00A73473">
        <w:rPr>
          <w:rFonts w:ascii="Verdana" w:hAnsi="Verdana"/>
        </w:rPr>
        <w:t>ms</w:t>
      </w:r>
      <w:proofErr w:type="spellEnd"/>
      <w:r w:rsidRPr="00A73473">
        <w:rPr>
          <w:rFonts w:ascii="Verdana" w:hAnsi="Verdana"/>
        </w:rPr>
        <w:t xml:space="preserve"> </w:t>
      </w:r>
    </w:p>
    <w:p w14:paraId="3A5A15AA" w14:textId="77777777" w:rsidR="00DF19E5" w:rsidRPr="006B08BC" w:rsidRDefault="00DF19E5" w:rsidP="00DF19E5">
      <w:pPr>
        <w:pStyle w:val="ListParagraph"/>
        <w:numPr>
          <w:ilvl w:val="1"/>
          <w:numId w:val="5"/>
        </w:numPr>
        <w:rPr>
          <w:rFonts w:ascii="Verdana" w:hAnsi="Verdana"/>
          <w:noProof/>
          <w:szCs w:val="20"/>
        </w:rPr>
      </w:pPr>
      <w:r w:rsidRPr="00A73473">
        <w:rPr>
          <w:rFonts w:ascii="Verdana" w:hAnsi="Verdana"/>
        </w:rPr>
        <w:t xml:space="preserve">Below average value: Roundtrip time &gt; 0.7 </w:t>
      </w:r>
      <w:proofErr w:type="spellStart"/>
      <w:r w:rsidRPr="00A73473">
        <w:rPr>
          <w:rFonts w:ascii="Verdana" w:hAnsi="Verdana"/>
        </w:rPr>
        <w:t>ms</w:t>
      </w:r>
      <w:proofErr w:type="spellEnd"/>
    </w:p>
    <w:p w14:paraId="2CFDE96F" w14:textId="77777777" w:rsidR="00DF19E5" w:rsidRDefault="00DF19E5" w:rsidP="00DF19E5">
      <w:pPr>
        <w:rPr>
          <w:rFonts w:ascii="Verdana" w:hAnsi="Verdana"/>
          <w:noProof/>
          <w:szCs w:val="20"/>
        </w:rPr>
      </w:pPr>
    </w:p>
    <w:p w14:paraId="23F11687" w14:textId="77777777" w:rsidR="00DF19E5" w:rsidRDefault="00DF19E5" w:rsidP="00DF19E5">
      <w:pPr>
        <w:spacing w:after="160" w:line="259" w:lineRule="auto"/>
        <w:ind w:left="360"/>
        <w:rPr>
          <w:rFonts w:ascii="Verdana" w:hAnsi="Verdana"/>
          <w:szCs w:val="20"/>
          <w:lang w:val="en-US"/>
        </w:rPr>
      </w:pPr>
      <w:r w:rsidRPr="00EE53E1">
        <w:rPr>
          <w:rFonts w:ascii="Verdana" w:hAnsi="Verdana"/>
          <w:szCs w:val="20"/>
          <w:lang w:val="en-US"/>
        </w:rPr>
        <w:t>Based on many improvements deployed by Microsoft into the Azure regions to reduce network latency within an Azure Availability Zone, the new deployment guidance for zonal deployments, looks like:</w:t>
      </w:r>
    </w:p>
    <w:p w14:paraId="72F9EC4B" w14:textId="77777777" w:rsidR="00DF19E5" w:rsidRDefault="00DF19E5" w:rsidP="00DF19E5">
      <w:pPr>
        <w:spacing w:after="160" w:line="259" w:lineRule="auto"/>
        <w:ind w:left="360"/>
        <w:rPr>
          <w:rFonts w:ascii="Verdana" w:hAnsi="Verdana"/>
          <w:szCs w:val="20"/>
          <w:lang w:val="en-US"/>
        </w:rPr>
      </w:pPr>
      <w:r>
        <w:rPr>
          <w:rFonts w:ascii="Verdana" w:hAnsi="Verdana"/>
          <w:noProof/>
          <w:szCs w:val="20"/>
          <w:lang w:val="en-US"/>
        </w:rPr>
        <w:drawing>
          <wp:inline distT="0" distB="0" distL="0" distR="0" wp14:anchorId="0269B35C" wp14:editId="0A4899CA">
            <wp:extent cx="6096939" cy="3490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9616" cy="3498172"/>
                    </a:xfrm>
                    <a:prstGeom prst="rect">
                      <a:avLst/>
                    </a:prstGeom>
                    <a:noFill/>
                    <a:ln>
                      <a:noFill/>
                    </a:ln>
                  </pic:spPr>
                </pic:pic>
              </a:graphicData>
            </a:graphic>
          </wp:inline>
        </w:drawing>
      </w:r>
    </w:p>
    <w:p w14:paraId="78EADC60" w14:textId="77777777" w:rsidR="00DF19E5" w:rsidRPr="00EE53E1" w:rsidRDefault="00DF19E5" w:rsidP="00DF19E5">
      <w:pPr>
        <w:ind w:left="360"/>
        <w:rPr>
          <w:rFonts w:ascii="Verdana" w:hAnsi="Verdana"/>
        </w:rPr>
      </w:pPr>
      <w:r w:rsidRPr="00EE53E1">
        <w:rPr>
          <w:rFonts w:ascii="Verdana" w:hAnsi="Verdana"/>
        </w:rPr>
        <w:t>The difference to the recommendation given so far is that the database VMs in the two zones are no more a part of the proximity placement groups. </w:t>
      </w:r>
    </w:p>
    <w:p w14:paraId="651534B3" w14:textId="77777777" w:rsidR="00DF19E5" w:rsidRPr="00EE53E1" w:rsidRDefault="00DF19E5" w:rsidP="00DF19E5">
      <w:pPr>
        <w:ind w:left="360"/>
        <w:rPr>
          <w:rFonts w:ascii="Verdana" w:hAnsi="Verdana"/>
        </w:rPr>
      </w:pPr>
      <w:r w:rsidRPr="00EE53E1">
        <w:rPr>
          <w:rFonts w:ascii="Verdana" w:hAnsi="Verdana"/>
        </w:rPr>
        <w:t xml:space="preserve">The proximity placement groups per zone are now scoped with the deployment of the VM running the SAP ASCS/SCS instances. This also means that for the regions where </w:t>
      </w:r>
      <w:r w:rsidRPr="00EE53E1">
        <w:rPr>
          <w:rFonts w:ascii="Verdana" w:hAnsi="Verdana"/>
        </w:rPr>
        <w:lastRenderedPageBreak/>
        <w:t xml:space="preserve">Availability Zones are collected by multiple </w:t>
      </w:r>
      <w:proofErr w:type="spellStart"/>
      <w:r w:rsidRPr="00EE53E1">
        <w:rPr>
          <w:rFonts w:ascii="Verdana" w:hAnsi="Verdana"/>
        </w:rPr>
        <w:t>datacenters</w:t>
      </w:r>
      <w:proofErr w:type="spellEnd"/>
      <w:r w:rsidRPr="00EE53E1">
        <w:rPr>
          <w:rFonts w:ascii="Verdana" w:hAnsi="Verdana"/>
        </w:rPr>
        <w:t>, the ASCS/SCS instance, and the application tier could run under one network spine and the database VMs could run under another network spine.</w:t>
      </w:r>
    </w:p>
    <w:p w14:paraId="7993B188" w14:textId="77777777" w:rsidR="00DF19E5" w:rsidRPr="00EE53E1" w:rsidRDefault="00DF19E5" w:rsidP="00DF19E5">
      <w:pPr>
        <w:spacing w:after="160" w:line="259" w:lineRule="auto"/>
        <w:ind w:left="360"/>
        <w:rPr>
          <w:rFonts w:ascii="Verdana" w:hAnsi="Verdana"/>
          <w:szCs w:val="20"/>
          <w:lang w:val="en-US"/>
        </w:rPr>
      </w:pPr>
    </w:p>
    <w:p w14:paraId="320EADEF" w14:textId="77777777" w:rsidR="00DF19E5" w:rsidRDefault="00DF19E5" w:rsidP="003A3DD6">
      <w:pPr>
        <w:pStyle w:val="Heading3"/>
        <w:numPr>
          <w:ilvl w:val="2"/>
          <w:numId w:val="1"/>
        </w:numPr>
        <w:tabs>
          <w:tab w:val="num" w:pos="1843"/>
        </w:tabs>
        <w:ind w:left="709" w:hanging="709"/>
      </w:pPr>
      <w:bookmarkStart w:id="62" w:name="_Toc90573464"/>
      <w:bookmarkStart w:id="63" w:name="_Toc90573465"/>
      <w:bookmarkStart w:id="64" w:name="_Toc101367965"/>
      <w:bookmarkEnd w:id="62"/>
      <w:r>
        <w:t>Disaster Recovery</w:t>
      </w:r>
      <w:bookmarkEnd w:id="63"/>
      <w:bookmarkEnd w:id="64"/>
    </w:p>
    <w:p w14:paraId="783389A8" w14:textId="77777777" w:rsidR="00DF19E5" w:rsidRDefault="00DF19E5" w:rsidP="00DF19E5"/>
    <w:p w14:paraId="6C34D815" w14:textId="77777777" w:rsidR="00DF19E5" w:rsidRDefault="00DF19E5" w:rsidP="00DF19E5">
      <w:pPr>
        <w:ind w:left="360"/>
        <w:rPr>
          <w:rFonts w:ascii="Verdana" w:hAnsi="Verdana"/>
        </w:rPr>
      </w:pPr>
      <w:r w:rsidRPr="390E44D4">
        <w:rPr>
          <w:rFonts w:ascii="Verdana" w:hAnsi="Verdana"/>
        </w:rPr>
        <w:t xml:space="preserve">DR solution in the selected option is an On-Demand solution. </w:t>
      </w:r>
      <w:r>
        <w:rPr>
          <w:rFonts w:ascii="Verdana" w:hAnsi="Verdana"/>
        </w:rPr>
        <w:t xml:space="preserve"> </w:t>
      </w:r>
      <w:r w:rsidRPr="390E44D4">
        <w:rPr>
          <w:rFonts w:ascii="Verdana" w:hAnsi="Verdana"/>
        </w:rPr>
        <w:t>Backups will be configured in Azure Backup and target for backup storage will be BLOB’s. The solution will use Geo Redundant Storage (GRS) which will replicate across fixed region pair.</w:t>
      </w:r>
    </w:p>
    <w:p w14:paraId="425286C1" w14:textId="77777777" w:rsidR="00DF19E5" w:rsidRDefault="00DF19E5" w:rsidP="00DF19E5">
      <w:pPr>
        <w:ind w:left="360"/>
        <w:rPr>
          <w:rFonts w:ascii="Verdana" w:hAnsi="Verdana"/>
        </w:rPr>
      </w:pPr>
    </w:p>
    <w:p w14:paraId="73086DF5" w14:textId="77777777" w:rsidR="00DF19E5" w:rsidRPr="0010389A" w:rsidRDefault="00DF19E5" w:rsidP="00DF19E5">
      <w:pPr>
        <w:ind w:left="360"/>
        <w:rPr>
          <w:rFonts w:ascii="Verdana" w:hAnsi="Verdana"/>
        </w:rPr>
      </w:pPr>
      <w:r w:rsidRPr="00EE53E1">
        <w:rPr>
          <w:rFonts w:ascii="Verdana" w:hAnsi="Verdana"/>
        </w:rPr>
        <w:t>If a region is lost, Microsoft will make the backups available to customers. Customers will be able to restore to any of their configured restore points.</w:t>
      </w:r>
    </w:p>
    <w:p w14:paraId="256F33A9" w14:textId="77777777" w:rsidR="00DF19E5" w:rsidRPr="00A73473" w:rsidRDefault="00DF19E5" w:rsidP="00DF19E5">
      <w:pPr>
        <w:rPr>
          <w:rFonts w:ascii="Verdana" w:hAnsi="Verdana"/>
          <w:noProof/>
          <w:szCs w:val="20"/>
        </w:rPr>
      </w:pPr>
    </w:p>
    <w:p w14:paraId="361DA45A" w14:textId="77777777" w:rsidR="00DF19E5" w:rsidRPr="007E4E5F" w:rsidRDefault="00DF19E5" w:rsidP="003A3DD6">
      <w:pPr>
        <w:pStyle w:val="Heading2"/>
        <w:numPr>
          <w:ilvl w:val="1"/>
          <w:numId w:val="1"/>
        </w:numPr>
        <w:tabs>
          <w:tab w:val="num" w:pos="1134"/>
        </w:tabs>
        <w:ind w:left="567" w:hanging="567"/>
        <w:rPr>
          <w:color w:val="FF0000"/>
        </w:rPr>
      </w:pPr>
      <w:bookmarkStart w:id="65" w:name="_Toc90573466"/>
      <w:bookmarkStart w:id="66" w:name="_Toc101367966"/>
      <w:r w:rsidRPr="007E4E5F">
        <w:rPr>
          <w:color w:val="FF0000"/>
        </w:rPr>
        <w:t>DNS Solution</w:t>
      </w:r>
      <w:bookmarkEnd w:id="65"/>
      <w:bookmarkEnd w:id="66"/>
    </w:p>
    <w:p w14:paraId="2A36CEE3" w14:textId="77777777" w:rsidR="00DF19E5" w:rsidRPr="007E4E5F" w:rsidRDefault="00DF19E5" w:rsidP="00DF19E5">
      <w:pPr>
        <w:rPr>
          <w:color w:val="FF0000"/>
        </w:rPr>
      </w:pPr>
    </w:p>
    <w:p w14:paraId="13ABAB2A" w14:textId="77777777" w:rsidR="00DF19E5" w:rsidRPr="007E4E5F" w:rsidRDefault="00DF19E5" w:rsidP="00DF19E5">
      <w:pPr>
        <w:tabs>
          <w:tab w:val="num" w:pos="720"/>
        </w:tabs>
        <w:ind w:left="360"/>
        <w:rPr>
          <w:rFonts w:ascii="Verdana" w:hAnsi="Verdana"/>
          <w:color w:val="FF0000"/>
          <w:szCs w:val="20"/>
        </w:rPr>
      </w:pPr>
      <w:r w:rsidRPr="007E4E5F">
        <w:rPr>
          <w:rFonts w:ascii="Verdana" w:hAnsi="Verdana"/>
          <w:color w:val="FF0000"/>
          <w:szCs w:val="20"/>
        </w:rPr>
        <w:t>To use custom domain name instead of Azure provided names, we will have to use Azure Private DNS.</w:t>
      </w:r>
    </w:p>
    <w:p w14:paraId="3BD235C9" w14:textId="77777777" w:rsidR="00DF19E5" w:rsidRPr="007E4E5F" w:rsidRDefault="00DF19E5" w:rsidP="00DF19E5">
      <w:pPr>
        <w:rPr>
          <w:color w:val="FF0000"/>
        </w:rPr>
      </w:pPr>
    </w:p>
    <w:p w14:paraId="0A663D75" w14:textId="77777777" w:rsidR="00DF19E5" w:rsidRPr="007E4E5F" w:rsidRDefault="00DF19E5" w:rsidP="00DF19E5">
      <w:pPr>
        <w:numPr>
          <w:ilvl w:val="0"/>
          <w:numId w:val="6"/>
        </w:numPr>
        <w:rPr>
          <w:color w:val="FF0000"/>
          <w:lang w:val="en-IN"/>
        </w:rPr>
      </w:pPr>
      <w:r w:rsidRPr="007E4E5F">
        <w:rPr>
          <w:color w:val="FF0000"/>
          <w:lang w:val="en-IN"/>
        </w:rPr>
        <w:t>Benefits</w:t>
      </w:r>
    </w:p>
    <w:p w14:paraId="0F507864" w14:textId="77777777" w:rsidR="00DF19E5" w:rsidRPr="007E4E5F" w:rsidRDefault="00DF19E5" w:rsidP="00DF19E5">
      <w:pPr>
        <w:numPr>
          <w:ilvl w:val="1"/>
          <w:numId w:val="6"/>
        </w:numPr>
        <w:rPr>
          <w:color w:val="FF0000"/>
          <w:lang w:val="en-IN"/>
        </w:rPr>
      </w:pPr>
      <w:r w:rsidRPr="007E4E5F">
        <w:rPr>
          <w:color w:val="FF0000"/>
          <w:lang w:val="en-US"/>
        </w:rPr>
        <w:t>Removes the need for custom DNS solutions</w:t>
      </w:r>
    </w:p>
    <w:p w14:paraId="1D27415D" w14:textId="77777777" w:rsidR="00DF19E5" w:rsidRPr="007E4E5F" w:rsidRDefault="00DF19E5" w:rsidP="00DF19E5">
      <w:pPr>
        <w:numPr>
          <w:ilvl w:val="1"/>
          <w:numId w:val="6"/>
        </w:numPr>
        <w:rPr>
          <w:color w:val="FF0000"/>
          <w:lang w:val="en-IN"/>
        </w:rPr>
      </w:pPr>
      <w:r w:rsidRPr="007E4E5F">
        <w:rPr>
          <w:color w:val="FF0000"/>
          <w:lang w:val="en-US"/>
        </w:rPr>
        <w:t>Use all common DNS records types</w:t>
      </w:r>
    </w:p>
    <w:p w14:paraId="060346A2" w14:textId="77777777" w:rsidR="00DF19E5" w:rsidRPr="007E4E5F" w:rsidRDefault="00DF19E5" w:rsidP="00DF19E5">
      <w:pPr>
        <w:numPr>
          <w:ilvl w:val="1"/>
          <w:numId w:val="6"/>
        </w:numPr>
        <w:rPr>
          <w:color w:val="FF0000"/>
          <w:lang w:val="en-IN"/>
        </w:rPr>
      </w:pPr>
      <w:r w:rsidRPr="007E4E5F">
        <w:rPr>
          <w:color w:val="FF0000"/>
          <w:lang w:val="en-IN"/>
        </w:rPr>
        <w:t>Automatic hostname record management</w:t>
      </w:r>
    </w:p>
    <w:p w14:paraId="46B97105" w14:textId="77777777" w:rsidR="00DF19E5" w:rsidRPr="007E4E5F" w:rsidRDefault="00DF19E5" w:rsidP="00DF19E5">
      <w:pPr>
        <w:numPr>
          <w:ilvl w:val="1"/>
          <w:numId w:val="6"/>
        </w:numPr>
        <w:rPr>
          <w:color w:val="FF0000"/>
          <w:lang w:val="en-IN"/>
        </w:rPr>
      </w:pPr>
      <w:r w:rsidRPr="007E4E5F">
        <w:rPr>
          <w:color w:val="FF0000"/>
          <w:lang w:val="en-US"/>
        </w:rPr>
        <w:t>Hostname resolution between virtual networks.</w:t>
      </w:r>
    </w:p>
    <w:p w14:paraId="5331A12F" w14:textId="77777777" w:rsidR="00DF19E5" w:rsidRPr="007E4E5F" w:rsidRDefault="00DF19E5" w:rsidP="00DF19E5">
      <w:pPr>
        <w:numPr>
          <w:ilvl w:val="1"/>
          <w:numId w:val="6"/>
        </w:numPr>
        <w:rPr>
          <w:color w:val="FF0000"/>
          <w:lang w:val="en-IN"/>
        </w:rPr>
      </w:pPr>
      <w:r w:rsidRPr="007E4E5F">
        <w:rPr>
          <w:color w:val="FF0000"/>
          <w:lang w:val="en-US"/>
        </w:rPr>
        <w:t>Available in all Azure regions. </w:t>
      </w:r>
    </w:p>
    <w:p w14:paraId="32017625" w14:textId="77777777" w:rsidR="00DF19E5" w:rsidRPr="007E4E5F" w:rsidRDefault="00DF19E5" w:rsidP="00DF19E5">
      <w:pPr>
        <w:ind w:left="2160"/>
        <w:rPr>
          <w:color w:val="FF0000"/>
          <w:lang w:val="en-IN"/>
        </w:rPr>
      </w:pPr>
    </w:p>
    <w:p w14:paraId="7D1E3CC2" w14:textId="77777777" w:rsidR="00DF19E5" w:rsidRPr="007E4E5F" w:rsidRDefault="00DF19E5" w:rsidP="00DF19E5">
      <w:pPr>
        <w:tabs>
          <w:tab w:val="num" w:pos="720"/>
        </w:tabs>
        <w:ind w:left="360"/>
        <w:rPr>
          <w:rFonts w:ascii="Verdana" w:hAnsi="Verdana"/>
          <w:color w:val="FF0000"/>
          <w:szCs w:val="20"/>
        </w:rPr>
      </w:pPr>
      <w:r w:rsidRPr="007E4E5F">
        <w:rPr>
          <w:rFonts w:ascii="Verdana" w:hAnsi="Verdana"/>
          <w:color w:val="FF0000"/>
          <w:szCs w:val="20"/>
        </w:rPr>
        <w:t>A specific virtual network can be linked to only one private zone if automatic registration of VM DNS records is enabled. You can however link multiple virtual networks to a single DNS zone.</w:t>
      </w:r>
    </w:p>
    <w:p w14:paraId="0C0DDE15" w14:textId="77777777" w:rsidR="00DF19E5" w:rsidRPr="007E4E5F" w:rsidRDefault="00DF19E5" w:rsidP="00DF19E5">
      <w:pPr>
        <w:rPr>
          <w:color w:val="FF0000"/>
          <w:lang w:val="en-IN"/>
        </w:rPr>
      </w:pPr>
    </w:p>
    <w:p w14:paraId="0B0D8BFF" w14:textId="77777777" w:rsidR="00DF19E5" w:rsidRPr="007E4E5F" w:rsidRDefault="00DF19E5" w:rsidP="00DF19E5">
      <w:pPr>
        <w:ind w:left="360"/>
        <w:rPr>
          <w:rFonts w:ascii="Verdana" w:hAnsi="Verdana"/>
          <w:b/>
          <w:bCs/>
          <w:color w:val="FF0000"/>
          <w:u w:val="single"/>
          <w:lang w:val="en-IN"/>
        </w:rPr>
      </w:pPr>
      <w:r w:rsidRPr="007E4E5F">
        <w:rPr>
          <w:rFonts w:ascii="Verdana" w:hAnsi="Verdana"/>
          <w:b/>
          <w:bCs/>
          <w:color w:val="FF0000"/>
          <w:u w:val="single"/>
          <w:lang w:val="en-IN"/>
        </w:rPr>
        <w:t>Context and Scenario</w:t>
      </w:r>
    </w:p>
    <w:p w14:paraId="21C06A3D" w14:textId="77777777" w:rsidR="00DF19E5" w:rsidRPr="007E4E5F" w:rsidRDefault="00DF19E5" w:rsidP="00DF19E5">
      <w:pPr>
        <w:ind w:left="360"/>
        <w:rPr>
          <w:rFonts w:ascii="Verdana" w:hAnsi="Verdana"/>
          <w:color w:val="FF0000"/>
          <w:lang w:val="en-IN"/>
        </w:rPr>
      </w:pPr>
    </w:p>
    <w:p w14:paraId="6DB86D44" w14:textId="77777777" w:rsidR="00DF19E5" w:rsidRPr="007E4E5F" w:rsidRDefault="00DF19E5" w:rsidP="00DF19E5">
      <w:pPr>
        <w:numPr>
          <w:ilvl w:val="0"/>
          <w:numId w:val="8"/>
        </w:numPr>
        <w:tabs>
          <w:tab w:val="clear" w:pos="720"/>
        </w:tabs>
        <w:ind w:left="1080"/>
        <w:rPr>
          <w:rFonts w:ascii="Verdana" w:hAnsi="Verdana"/>
          <w:color w:val="FF0000"/>
          <w:lang w:val="en-IN"/>
        </w:rPr>
      </w:pPr>
      <w:r w:rsidRPr="007E4E5F">
        <w:rPr>
          <w:rFonts w:ascii="Verdana" w:hAnsi="Verdana"/>
          <w:b/>
          <w:bCs/>
          <w:color w:val="FF0000"/>
          <w:lang w:val="en-US"/>
        </w:rPr>
        <w:t>Existing Scenario</w:t>
      </w:r>
    </w:p>
    <w:p w14:paraId="5744B201" w14:textId="77777777" w:rsidR="00DF19E5" w:rsidRPr="007E4E5F" w:rsidRDefault="00DF19E5" w:rsidP="00DF19E5">
      <w:pPr>
        <w:numPr>
          <w:ilvl w:val="1"/>
          <w:numId w:val="7"/>
        </w:numPr>
        <w:tabs>
          <w:tab w:val="clear" w:pos="1440"/>
          <w:tab w:val="num" w:pos="2160"/>
        </w:tabs>
        <w:ind w:left="2160"/>
        <w:rPr>
          <w:rFonts w:ascii="Verdana" w:hAnsi="Verdana"/>
          <w:color w:val="FF0000"/>
          <w:lang w:val="en-IN"/>
        </w:rPr>
      </w:pPr>
      <w:r w:rsidRPr="007E4E5F">
        <w:rPr>
          <w:rFonts w:ascii="Verdana" w:hAnsi="Verdana"/>
          <w:color w:val="FF0000"/>
          <w:lang w:val="en-US"/>
        </w:rPr>
        <w:t>Existing IT Infrastructure (On-Premise)</w:t>
      </w:r>
    </w:p>
    <w:p w14:paraId="016DA436" w14:textId="77777777" w:rsidR="00DF19E5" w:rsidRPr="007E4E5F" w:rsidRDefault="00DF19E5" w:rsidP="00DF19E5">
      <w:pPr>
        <w:numPr>
          <w:ilvl w:val="1"/>
          <w:numId w:val="7"/>
        </w:numPr>
        <w:tabs>
          <w:tab w:val="clear" w:pos="1440"/>
          <w:tab w:val="num" w:pos="2160"/>
        </w:tabs>
        <w:ind w:left="2160"/>
        <w:rPr>
          <w:rFonts w:ascii="Verdana" w:hAnsi="Verdana"/>
          <w:color w:val="FF0000"/>
          <w:lang w:val="en-IN"/>
        </w:rPr>
      </w:pPr>
      <w:r w:rsidRPr="007E4E5F">
        <w:rPr>
          <w:rFonts w:ascii="Verdana" w:hAnsi="Verdana"/>
          <w:color w:val="FF0000"/>
          <w:lang w:val="en-US"/>
        </w:rPr>
        <w:t>Additional Infrastructure in the Azure cloud.</w:t>
      </w:r>
    </w:p>
    <w:p w14:paraId="664168E8" w14:textId="77777777" w:rsidR="00DF19E5" w:rsidRPr="007E4E5F" w:rsidRDefault="00DF19E5" w:rsidP="00DF19E5">
      <w:pPr>
        <w:numPr>
          <w:ilvl w:val="1"/>
          <w:numId w:val="7"/>
        </w:numPr>
        <w:tabs>
          <w:tab w:val="clear" w:pos="1440"/>
          <w:tab w:val="num" w:pos="2160"/>
        </w:tabs>
        <w:ind w:left="2160"/>
        <w:rPr>
          <w:rFonts w:ascii="Verdana" w:hAnsi="Verdana"/>
          <w:color w:val="FF0000"/>
          <w:lang w:val="en-IN"/>
        </w:rPr>
      </w:pPr>
      <w:r w:rsidRPr="007E4E5F">
        <w:rPr>
          <w:rFonts w:ascii="Verdana" w:hAnsi="Verdana"/>
          <w:color w:val="FF0000"/>
          <w:lang w:val="en-US"/>
        </w:rPr>
        <w:t xml:space="preserve">Hybrid cloud connection via </w:t>
      </w:r>
      <w:proofErr w:type="spellStart"/>
      <w:r w:rsidRPr="007E4E5F">
        <w:rPr>
          <w:rFonts w:ascii="Verdana" w:hAnsi="Verdana"/>
          <w:color w:val="FF0000"/>
          <w:lang w:val="en-US"/>
        </w:rPr>
        <w:t>expressroute</w:t>
      </w:r>
      <w:proofErr w:type="spellEnd"/>
    </w:p>
    <w:p w14:paraId="76627C72" w14:textId="77777777" w:rsidR="00DF19E5" w:rsidRPr="007E4E5F" w:rsidRDefault="00DF19E5" w:rsidP="00DF19E5">
      <w:pPr>
        <w:numPr>
          <w:ilvl w:val="0"/>
          <w:numId w:val="8"/>
        </w:numPr>
        <w:tabs>
          <w:tab w:val="clear" w:pos="720"/>
          <w:tab w:val="num" w:pos="1440"/>
        </w:tabs>
        <w:ind w:left="1080"/>
        <w:rPr>
          <w:rFonts w:ascii="Verdana" w:hAnsi="Verdana"/>
          <w:b/>
          <w:bCs/>
          <w:color w:val="FF0000"/>
          <w:lang w:val="en-US"/>
        </w:rPr>
      </w:pPr>
      <w:r w:rsidRPr="007E4E5F">
        <w:rPr>
          <w:rFonts w:ascii="Verdana" w:hAnsi="Verdana"/>
          <w:b/>
          <w:bCs/>
          <w:color w:val="FF0000"/>
          <w:lang w:val="en-US"/>
        </w:rPr>
        <w:t>Expectations</w:t>
      </w:r>
    </w:p>
    <w:p w14:paraId="3B4D29DC" w14:textId="77777777" w:rsidR="00DF19E5" w:rsidRPr="007E4E5F" w:rsidRDefault="00DF19E5" w:rsidP="00DF19E5">
      <w:pPr>
        <w:numPr>
          <w:ilvl w:val="1"/>
          <w:numId w:val="7"/>
        </w:numPr>
        <w:tabs>
          <w:tab w:val="clear" w:pos="1440"/>
          <w:tab w:val="num" w:pos="2160"/>
        </w:tabs>
        <w:ind w:left="2160"/>
        <w:rPr>
          <w:rFonts w:ascii="Verdana" w:hAnsi="Verdana"/>
          <w:color w:val="FF0000"/>
          <w:lang w:val="en-IN"/>
        </w:rPr>
      </w:pPr>
      <w:r w:rsidRPr="007E4E5F">
        <w:rPr>
          <w:rFonts w:ascii="Verdana" w:hAnsi="Verdana"/>
          <w:color w:val="FF0000"/>
          <w:lang w:val="en-US"/>
        </w:rPr>
        <w:t>Multiple VNET’s to be connected</w:t>
      </w:r>
    </w:p>
    <w:p w14:paraId="1A4BADEC" w14:textId="77777777" w:rsidR="00DF19E5" w:rsidRPr="007E4E5F" w:rsidRDefault="00DF19E5" w:rsidP="00DF19E5">
      <w:pPr>
        <w:numPr>
          <w:ilvl w:val="1"/>
          <w:numId w:val="7"/>
        </w:numPr>
        <w:tabs>
          <w:tab w:val="clear" w:pos="1440"/>
          <w:tab w:val="num" w:pos="2160"/>
        </w:tabs>
        <w:ind w:left="2160"/>
        <w:rPr>
          <w:rFonts w:ascii="Verdana" w:hAnsi="Verdana"/>
          <w:color w:val="FF0000"/>
          <w:lang w:val="en-IN"/>
        </w:rPr>
      </w:pPr>
      <w:r w:rsidRPr="007E4E5F">
        <w:rPr>
          <w:rFonts w:ascii="Verdana" w:hAnsi="Verdana"/>
          <w:color w:val="FF0000"/>
          <w:lang w:val="en-US"/>
        </w:rPr>
        <w:t>Need to make use of Hub and Spoke network topology</w:t>
      </w:r>
    </w:p>
    <w:p w14:paraId="645BF7C5" w14:textId="77777777" w:rsidR="00DF19E5" w:rsidRPr="007E4E5F" w:rsidRDefault="00DF19E5" w:rsidP="00DF19E5">
      <w:pPr>
        <w:numPr>
          <w:ilvl w:val="1"/>
          <w:numId w:val="7"/>
        </w:numPr>
        <w:tabs>
          <w:tab w:val="clear" w:pos="1440"/>
          <w:tab w:val="num" w:pos="2160"/>
        </w:tabs>
        <w:ind w:left="2160"/>
        <w:rPr>
          <w:rFonts w:ascii="Verdana" w:hAnsi="Verdana"/>
          <w:color w:val="FF0000"/>
          <w:lang w:val="en-IN"/>
        </w:rPr>
      </w:pPr>
      <w:r w:rsidRPr="007E4E5F">
        <w:rPr>
          <w:rFonts w:ascii="Verdana" w:hAnsi="Verdana"/>
          <w:color w:val="FF0000"/>
          <w:lang w:val="en-US"/>
        </w:rPr>
        <w:t>DNS resolution necessary across VNET’s</w:t>
      </w:r>
    </w:p>
    <w:p w14:paraId="373D33E2" w14:textId="1DC465A0" w:rsidR="00DF19E5" w:rsidRPr="007E4E5F" w:rsidRDefault="00DF19E5" w:rsidP="00DF19E5">
      <w:pPr>
        <w:numPr>
          <w:ilvl w:val="1"/>
          <w:numId w:val="7"/>
        </w:numPr>
        <w:tabs>
          <w:tab w:val="clear" w:pos="1440"/>
          <w:tab w:val="num" w:pos="2160"/>
        </w:tabs>
        <w:ind w:left="2160"/>
        <w:rPr>
          <w:rFonts w:ascii="Verdana" w:hAnsi="Verdana"/>
          <w:color w:val="FF0000"/>
          <w:lang w:val="en-IN"/>
        </w:rPr>
      </w:pPr>
      <w:r w:rsidRPr="007E4E5F">
        <w:rPr>
          <w:rFonts w:ascii="Verdana" w:hAnsi="Verdana"/>
          <w:color w:val="FF0000"/>
          <w:lang w:val="en-US"/>
        </w:rPr>
        <w:t>DNS resolution necessary between on-prem and cloud.</w:t>
      </w:r>
    </w:p>
    <w:p w14:paraId="127B6725" w14:textId="77777777" w:rsidR="003A3DD6" w:rsidRPr="00E32495" w:rsidRDefault="003A3DD6" w:rsidP="003A3DD6">
      <w:pPr>
        <w:ind w:left="720"/>
        <w:rPr>
          <w:rFonts w:ascii="Verdana" w:hAnsi="Verdana"/>
          <w:lang w:val="en-IN"/>
        </w:rPr>
      </w:pPr>
    </w:p>
    <w:p w14:paraId="6F2E04E9" w14:textId="77777777" w:rsidR="00E32495" w:rsidRDefault="00E32495" w:rsidP="003A3DD6">
      <w:pPr>
        <w:pStyle w:val="Heading2"/>
        <w:numPr>
          <w:ilvl w:val="1"/>
          <w:numId w:val="1"/>
        </w:numPr>
        <w:tabs>
          <w:tab w:val="num" w:pos="1134"/>
        </w:tabs>
        <w:ind w:left="567" w:hanging="567"/>
      </w:pPr>
      <w:bookmarkStart w:id="67" w:name="_Toc90573467"/>
      <w:bookmarkStart w:id="68" w:name="_Toc101367967"/>
      <w:r>
        <w:t>HANA database encryption</w:t>
      </w:r>
      <w:bookmarkEnd w:id="67"/>
      <w:bookmarkEnd w:id="68"/>
    </w:p>
    <w:p w14:paraId="537F4EBD" w14:textId="77777777" w:rsidR="00E32495" w:rsidRDefault="00E32495" w:rsidP="00E32495">
      <w:pPr>
        <w:ind w:left="360"/>
        <w:rPr>
          <w:rFonts w:ascii="Verdana" w:hAnsi="Verdana"/>
          <w:szCs w:val="20"/>
        </w:rPr>
      </w:pPr>
    </w:p>
    <w:p w14:paraId="55FC784F" w14:textId="77777777" w:rsidR="00E32495" w:rsidRPr="00233A78" w:rsidRDefault="00E32495" w:rsidP="00E32495">
      <w:pPr>
        <w:ind w:left="720" w:firstLine="360"/>
        <w:rPr>
          <w:rFonts w:ascii="Verdana" w:hAnsi="Verdana"/>
          <w:szCs w:val="20"/>
        </w:rPr>
      </w:pPr>
      <w:r w:rsidRPr="00233A78">
        <w:rPr>
          <w:rFonts w:ascii="Verdana" w:hAnsi="Verdana"/>
          <w:szCs w:val="20"/>
        </w:rPr>
        <w:t xml:space="preserve">SAP HANA database support several levels of persistent encryption: data, backup and log encryption.   SAP HANA doesn’t encrypt the data in memory, and only the persistent layer (disk) is encrypted.  The databases will be encrypted using keys managed using secure store in the file system (SSFS) protection for the root keys used to encrypt information stored in the data and log volumes.   Backup of these keys are essential for any future recovery of the database, and therefore the backup of these keys </w:t>
      </w:r>
      <w:proofErr w:type="gramStart"/>
      <w:r w:rsidRPr="00233A78">
        <w:rPr>
          <w:rFonts w:ascii="Verdana" w:hAnsi="Verdana"/>
          <w:szCs w:val="20"/>
        </w:rPr>
        <w:t>are</w:t>
      </w:r>
      <w:proofErr w:type="gramEnd"/>
      <w:r w:rsidRPr="00233A78">
        <w:rPr>
          <w:rFonts w:ascii="Verdana" w:hAnsi="Verdana"/>
          <w:szCs w:val="20"/>
        </w:rPr>
        <w:t xml:space="preserve"> included in the Azure storage backups of the HANA shared filesystem.</w:t>
      </w:r>
    </w:p>
    <w:p w14:paraId="51A04BC2" w14:textId="77777777" w:rsidR="00E32495" w:rsidRPr="00233A78" w:rsidRDefault="00E32495" w:rsidP="00E32495">
      <w:pPr>
        <w:ind w:left="360"/>
        <w:rPr>
          <w:rFonts w:ascii="Verdana" w:hAnsi="Verdana"/>
          <w:szCs w:val="20"/>
        </w:rPr>
      </w:pPr>
    </w:p>
    <w:p w14:paraId="0D87423F" w14:textId="77777777" w:rsidR="00E32495" w:rsidRPr="00233A78" w:rsidRDefault="00E32495" w:rsidP="00E32495">
      <w:pPr>
        <w:ind w:left="720"/>
        <w:rPr>
          <w:rFonts w:ascii="Verdana" w:hAnsi="Verdana"/>
          <w:szCs w:val="20"/>
        </w:rPr>
      </w:pPr>
      <w:r w:rsidRPr="00233A78">
        <w:rPr>
          <w:rFonts w:ascii="Verdana" w:hAnsi="Verdana"/>
          <w:szCs w:val="20"/>
        </w:rPr>
        <w:lastRenderedPageBreak/>
        <w:t xml:space="preserve">The encryption of the HANA backups and log will not be in forced, due to a performance issue with the encryption using 3rd Party </w:t>
      </w:r>
      <w:proofErr w:type="spellStart"/>
      <w:r w:rsidRPr="00233A78">
        <w:rPr>
          <w:rFonts w:ascii="Verdana" w:hAnsi="Verdana"/>
          <w:szCs w:val="20"/>
        </w:rPr>
        <w:t>backint</w:t>
      </w:r>
      <w:proofErr w:type="spellEnd"/>
      <w:r w:rsidRPr="00233A78">
        <w:rPr>
          <w:rFonts w:ascii="Verdana" w:hAnsi="Verdana"/>
          <w:szCs w:val="20"/>
        </w:rPr>
        <w:t xml:space="preserve"> solutions.  SAP have confirmed that this is a known issue, and are investigating it and once a solution is identified backup and log encryption using SAP HANA encryption will be reviewed. </w:t>
      </w:r>
    </w:p>
    <w:p w14:paraId="19052C87" w14:textId="77777777" w:rsidR="00E32495" w:rsidRPr="00233A78" w:rsidRDefault="00E32495" w:rsidP="00E32495">
      <w:pPr>
        <w:ind w:left="360"/>
        <w:rPr>
          <w:rFonts w:ascii="Verdana" w:hAnsi="Verdana"/>
          <w:szCs w:val="20"/>
        </w:rPr>
      </w:pPr>
    </w:p>
    <w:p w14:paraId="7689EF03" w14:textId="77777777" w:rsidR="00E32495" w:rsidRPr="00233A78" w:rsidRDefault="00E32495" w:rsidP="00E32495">
      <w:pPr>
        <w:ind w:left="720"/>
        <w:rPr>
          <w:rFonts w:ascii="Verdana" w:hAnsi="Verdana"/>
          <w:szCs w:val="20"/>
        </w:rPr>
      </w:pPr>
      <w:r w:rsidRPr="00233A78">
        <w:rPr>
          <w:rFonts w:ascii="Verdana" w:hAnsi="Verdana"/>
          <w:szCs w:val="20"/>
        </w:rPr>
        <w:t xml:space="preserve">HANA backups will be encrypted using the Azure backup vaults </w:t>
      </w:r>
      <w:r>
        <w:rPr>
          <w:rFonts w:ascii="Verdana" w:hAnsi="Verdana"/>
          <w:szCs w:val="20"/>
        </w:rPr>
        <w:t>platform</w:t>
      </w:r>
      <w:r w:rsidRPr="00233A78">
        <w:rPr>
          <w:rFonts w:ascii="Verdana" w:hAnsi="Verdana"/>
          <w:szCs w:val="20"/>
        </w:rPr>
        <w:t xml:space="preserve"> managed keys encryption.</w:t>
      </w:r>
    </w:p>
    <w:p w14:paraId="24A33A3B" w14:textId="77777777" w:rsidR="00E32495" w:rsidRPr="00233A78" w:rsidRDefault="00E32495" w:rsidP="00E32495">
      <w:pPr>
        <w:ind w:left="360"/>
        <w:rPr>
          <w:rFonts w:ascii="Verdana" w:hAnsi="Verdana"/>
          <w:szCs w:val="20"/>
        </w:rPr>
      </w:pPr>
    </w:p>
    <w:p w14:paraId="24FDB1E4" w14:textId="77777777" w:rsidR="00E32495" w:rsidRPr="00233A78" w:rsidRDefault="00E32495" w:rsidP="00E32495">
      <w:pPr>
        <w:ind w:left="720"/>
        <w:rPr>
          <w:rFonts w:ascii="Verdana" w:hAnsi="Verdana"/>
          <w:szCs w:val="20"/>
        </w:rPr>
      </w:pPr>
      <w:r w:rsidRPr="00233A78">
        <w:rPr>
          <w:rFonts w:ascii="Verdana" w:hAnsi="Verdana"/>
          <w:szCs w:val="20"/>
        </w:rPr>
        <w:t>Client-side data encryption between the SAP and SAP HANA database will be configured, using SSL encryption.</w:t>
      </w:r>
    </w:p>
    <w:p w14:paraId="339E441B" w14:textId="77777777" w:rsidR="00E32495" w:rsidRPr="00185918" w:rsidRDefault="00E32495" w:rsidP="00E32495"/>
    <w:p w14:paraId="59A79633" w14:textId="77777777" w:rsidR="00E32495" w:rsidRDefault="00E32495" w:rsidP="00E32495">
      <w:pPr>
        <w:spacing w:after="160" w:line="259" w:lineRule="auto"/>
        <w:rPr>
          <w:rFonts w:asciiTheme="majorHAnsi" w:eastAsiaTheme="majorEastAsia" w:hAnsiTheme="majorHAnsi" w:cstheme="majorBidi"/>
          <w:color w:val="2F5496" w:themeColor="accent1" w:themeShade="BF"/>
          <w:sz w:val="26"/>
          <w:szCs w:val="26"/>
        </w:rPr>
      </w:pPr>
    </w:p>
    <w:p w14:paraId="0D3A0CEE" w14:textId="77777777" w:rsidR="00E32495" w:rsidRDefault="00E32495" w:rsidP="003A3DD6">
      <w:pPr>
        <w:pStyle w:val="Heading2"/>
        <w:numPr>
          <w:ilvl w:val="1"/>
          <w:numId w:val="1"/>
        </w:numPr>
        <w:tabs>
          <w:tab w:val="num" w:pos="1134"/>
        </w:tabs>
        <w:ind w:left="567" w:hanging="567"/>
      </w:pPr>
      <w:bookmarkStart w:id="69" w:name="_Toc90573468"/>
      <w:bookmarkStart w:id="70" w:name="_Toc101367968"/>
      <w:r>
        <w:t>Backup Solution</w:t>
      </w:r>
      <w:bookmarkEnd w:id="69"/>
      <w:bookmarkEnd w:id="70"/>
    </w:p>
    <w:p w14:paraId="070EB73E" w14:textId="77777777" w:rsidR="00E32495" w:rsidRDefault="00E32495" w:rsidP="00E32495"/>
    <w:p w14:paraId="5A988284" w14:textId="77777777" w:rsidR="00E32495" w:rsidRDefault="00E32495" w:rsidP="00E32495">
      <w:pPr>
        <w:ind w:firstLine="720"/>
        <w:rPr>
          <w:rFonts w:ascii="Verdana" w:hAnsi="Verdana"/>
        </w:rPr>
      </w:pPr>
      <w:r w:rsidRPr="00077DC1">
        <w:rPr>
          <w:rFonts w:ascii="Verdana" w:hAnsi="Verdana"/>
        </w:rPr>
        <w:t>We plan to make use of Azure backup</w:t>
      </w:r>
      <w:r>
        <w:rPr>
          <w:rFonts w:ascii="Verdana" w:hAnsi="Verdana"/>
        </w:rPr>
        <w:t xml:space="preserve"> as a backup solution for all the system lines.</w:t>
      </w:r>
    </w:p>
    <w:p w14:paraId="27D3D640" w14:textId="77777777" w:rsidR="00E32495" w:rsidRDefault="00E32495" w:rsidP="00E32495">
      <w:pPr>
        <w:rPr>
          <w:rFonts w:ascii="Verdana" w:hAnsi="Verdana"/>
        </w:rPr>
      </w:pPr>
    </w:p>
    <w:p w14:paraId="04CF15FE" w14:textId="16A9B746" w:rsidR="00E32495" w:rsidRDefault="00E32495" w:rsidP="00E32495">
      <w:pPr>
        <w:ind w:left="720"/>
        <w:rPr>
          <w:rFonts w:ascii="Verdana" w:hAnsi="Verdana"/>
        </w:rPr>
      </w:pPr>
      <w:r w:rsidRPr="390E44D4">
        <w:rPr>
          <w:rFonts w:ascii="Verdana" w:hAnsi="Verdana"/>
        </w:rPr>
        <w:t xml:space="preserve">Azure Backup is </w:t>
      </w:r>
      <w:r>
        <w:rPr>
          <w:rFonts w:ascii="Verdana" w:hAnsi="Verdana"/>
        </w:rPr>
        <w:t xml:space="preserve">HANA </w:t>
      </w:r>
      <w:proofErr w:type="spellStart"/>
      <w:r>
        <w:rPr>
          <w:rFonts w:ascii="Verdana" w:hAnsi="Verdana"/>
        </w:rPr>
        <w:t>b</w:t>
      </w:r>
      <w:r w:rsidRPr="390E44D4">
        <w:rPr>
          <w:rFonts w:ascii="Verdana" w:hAnsi="Verdana"/>
        </w:rPr>
        <w:t>ac</w:t>
      </w:r>
      <w:r>
        <w:rPr>
          <w:rFonts w:ascii="Verdana" w:hAnsi="Verdana"/>
        </w:rPr>
        <w:t>k</w:t>
      </w:r>
      <w:r w:rsidRPr="390E44D4">
        <w:rPr>
          <w:rFonts w:ascii="Verdana" w:hAnsi="Verdana"/>
        </w:rPr>
        <w:t>int</w:t>
      </w:r>
      <w:proofErr w:type="spellEnd"/>
      <w:r w:rsidRPr="390E44D4">
        <w:rPr>
          <w:rFonts w:ascii="Verdana" w:hAnsi="Verdana"/>
        </w:rPr>
        <w:t xml:space="preserve"> certified by SAP, to provide native backup support by leveraging SAP HANA’s native APIs. This offering from Azure Backup aligns with Azure Backup’s model of zero-infrastructure backups, eliminating the need to deploy and manage backup infrastructure. SAP HANA databases can now seamlessly backup and restore running on Azure VMs (M series VMs also supported now!) and leverage enterprise management capabilities that Azure Backup provides</w:t>
      </w:r>
      <w:r>
        <w:rPr>
          <w:rFonts w:ascii="Verdana" w:hAnsi="Verdana"/>
        </w:rPr>
        <w:t>.</w:t>
      </w:r>
    </w:p>
    <w:p w14:paraId="5948EF8F" w14:textId="4F781FB2" w:rsidR="00E32495" w:rsidRDefault="00E32495" w:rsidP="00E32495">
      <w:pPr>
        <w:ind w:left="720"/>
        <w:rPr>
          <w:rFonts w:ascii="Verdana" w:hAnsi="Verdana"/>
        </w:rPr>
      </w:pPr>
      <w:r>
        <w:rPr>
          <w:rFonts w:ascii="Verdana" w:hAnsi="Verdana"/>
        </w:rPr>
        <w:tab/>
      </w:r>
      <w:r>
        <w:rPr>
          <w:noProof/>
        </w:rPr>
        <w:drawing>
          <wp:inline distT="0" distB="0" distL="0" distR="0" wp14:anchorId="53522CDC" wp14:editId="128FE3A5">
            <wp:extent cx="5731510" cy="12090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09040"/>
                    </a:xfrm>
                    <a:prstGeom prst="rect">
                      <a:avLst/>
                    </a:prstGeom>
                  </pic:spPr>
                </pic:pic>
              </a:graphicData>
            </a:graphic>
          </wp:inline>
        </w:drawing>
      </w:r>
    </w:p>
    <w:p w14:paraId="5E1B2B1F" w14:textId="77777777" w:rsidR="00E32495" w:rsidRDefault="00E32495" w:rsidP="00E32495">
      <w:pPr>
        <w:rPr>
          <w:rFonts w:ascii="Verdana" w:hAnsi="Verdana"/>
        </w:rPr>
      </w:pPr>
    </w:p>
    <w:p w14:paraId="6D117402" w14:textId="77777777" w:rsidR="00DF19E5" w:rsidRDefault="00DF19E5" w:rsidP="00DF19E5">
      <w:pPr>
        <w:ind w:left="720"/>
        <w:rPr>
          <w:b/>
          <w:bCs/>
          <w:sz w:val="16"/>
          <w:szCs w:val="16"/>
        </w:rPr>
      </w:pPr>
    </w:p>
    <w:p w14:paraId="621EB43C" w14:textId="77777777" w:rsidR="009D6B0F" w:rsidRDefault="009D6B0F" w:rsidP="009D6B0F">
      <w:pPr>
        <w:pStyle w:val="Heading1"/>
        <w:numPr>
          <w:ilvl w:val="0"/>
          <w:numId w:val="1"/>
        </w:numPr>
        <w:tabs>
          <w:tab w:val="num" w:pos="720"/>
        </w:tabs>
        <w:ind w:left="360"/>
        <w:rPr>
          <w:rFonts w:ascii="Arial" w:hAnsi="Arial" w:cs="Arial"/>
          <w:b/>
          <w:bCs/>
        </w:rPr>
      </w:pPr>
      <w:bookmarkStart w:id="71" w:name="_Toc90573470"/>
      <w:bookmarkStart w:id="72" w:name="_Toc101367969"/>
      <w:r w:rsidRPr="09449715">
        <w:rPr>
          <w:rFonts w:ascii="Arial" w:hAnsi="Arial" w:cs="Arial"/>
          <w:b/>
          <w:bCs/>
        </w:rPr>
        <w:t>Migration Strategy</w:t>
      </w:r>
      <w:bookmarkEnd w:id="71"/>
      <w:bookmarkEnd w:id="72"/>
    </w:p>
    <w:p w14:paraId="4EF53ABC" w14:textId="77777777" w:rsidR="009D6B0F" w:rsidRDefault="009D6B0F" w:rsidP="009D6B0F"/>
    <w:p w14:paraId="30DB2F71" w14:textId="3713C282" w:rsidR="009D6B0F" w:rsidRPr="00F32836" w:rsidRDefault="00F33DE9" w:rsidP="009D6B0F">
      <w:pPr>
        <w:rPr>
          <w:rFonts w:ascii="Verdana" w:hAnsi="Verdana"/>
        </w:rPr>
      </w:pPr>
      <w:r>
        <w:rPr>
          <w:rFonts w:ascii="Verdana" w:hAnsi="Verdana"/>
        </w:rPr>
        <w:t xml:space="preserve">The x56 landscape is a three system landscape </w:t>
      </w:r>
      <w:proofErr w:type="gramStart"/>
      <w:r>
        <w:rPr>
          <w:rFonts w:ascii="Verdana" w:hAnsi="Verdana"/>
        </w:rPr>
        <w:t>( Dev</w:t>
      </w:r>
      <w:proofErr w:type="gramEnd"/>
      <w:r>
        <w:rPr>
          <w:rFonts w:ascii="Verdana" w:hAnsi="Verdana"/>
        </w:rPr>
        <w:t xml:space="preserve">, QA and production).  The system is already running with HANA database.  The database is running on RHEL and SAP application servers are running on SUSE.  During the migration, SAP application servers will be moved to RHEL and eliminate SUSE Linux in the landscape. </w:t>
      </w:r>
    </w:p>
    <w:p w14:paraId="63B7C02A" w14:textId="77777777" w:rsidR="009D6B0F" w:rsidRPr="00F32836" w:rsidRDefault="009D6B0F" w:rsidP="009D6B0F">
      <w:pPr>
        <w:rPr>
          <w:rFonts w:ascii="Verdana" w:hAnsi="Verdana"/>
        </w:rPr>
      </w:pPr>
    </w:p>
    <w:p w14:paraId="1B53FB5A" w14:textId="128E827C" w:rsidR="009D6B0F" w:rsidRPr="00F32836" w:rsidRDefault="00F33DE9" w:rsidP="009D6B0F">
      <w:pPr>
        <w:rPr>
          <w:rFonts w:ascii="Verdana" w:hAnsi="Verdana"/>
        </w:rPr>
      </w:pPr>
      <w:r>
        <w:rPr>
          <w:rFonts w:ascii="Verdana" w:hAnsi="Verdana"/>
        </w:rPr>
        <w:t xml:space="preserve">The migration approach will be Lift and Shift with </w:t>
      </w:r>
      <w:proofErr w:type="spellStart"/>
      <w:r>
        <w:rPr>
          <w:rFonts w:ascii="Verdana" w:hAnsi="Verdana"/>
        </w:rPr>
        <w:t>replatform</w:t>
      </w:r>
      <w:proofErr w:type="spellEnd"/>
      <w:r>
        <w:rPr>
          <w:rFonts w:ascii="Verdana" w:hAnsi="Verdana"/>
        </w:rPr>
        <w:t>.</w:t>
      </w:r>
    </w:p>
    <w:p w14:paraId="7FDE7B57" w14:textId="77777777" w:rsidR="009D6B0F" w:rsidRPr="00F32836" w:rsidRDefault="009D6B0F" w:rsidP="009D6B0F">
      <w:pPr>
        <w:rPr>
          <w:rFonts w:ascii="Verdana" w:hAnsi="Verdana"/>
        </w:rPr>
      </w:pPr>
    </w:p>
    <w:p w14:paraId="2B75FC5C" w14:textId="472CEB6C" w:rsidR="009D6B0F" w:rsidRDefault="009C6185" w:rsidP="00F33DE9">
      <w:pPr>
        <w:pStyle w:val="Heading2"/>
        <w:numPr>
          <w:ilvl w:val="1"/>
          <w:numId w:val="10"/>
        </w:numPr>
      </w:pPr>
      <w:bookmarkStart w:id="73" w:name="_Toc90573471"/>
      <w:bookmarkStart w:id="74" w:name="_Toc101367970"/>
      <w:r>
        <w:t xml:space="preserve"> </w:t>
      </w:r>
      <w:r w:rsidR="009D6B0F">
        <w:t xml:space="preserve">Lift and shift migration with </w:t>
      </w:r>
      <w:proofErr w:type="spellStart"/>
      <w:r w:rsidR="009D6B0F">
        <w:t>replatform</w:t>
      </w:r>
      <w:bookmarkEnd w:id="73"/>
      <w:bookmarkEnd w:id="74"/>
      <w:proofErr w:type="spellEnd"/>
    </w:p>
    <w:p w14:paraId="4BFB258B" w14:textId="49FE25BC" w:rsidR="00F33DE9" w:rsidRDefault="00F33DE9" w:rsidP="00F33DE9">
      <w:pPr>
        <w:rPr>
          <w:rFonts w:ascii="Verdana" w:hAnsi="Verdana"/>
        </w:rPr>
      </w:pPr>
    </w:p>
    <w:p w14:paraId="2218C364" w14:textId="256CF261" w:rsidR="009D6B0F" w:rsidRDefault="009D6B0F" w:rsidP="00F33DE9">
      <w:pPr>
        <w:rPr>
          <w:rFonts w:ascii="Verdana" w:hAnsi="Verdana"/>
        </w:rPr>
      </w:pPr>
      <w:r w:rsidRPr="09B2D063">
        <w:rPr>
          <w:rFonts w:ascii="Verdana" w:hAnsi="Verdana"/>
        </w:rPr>
        <w:t>In this case</w:t>
      </w:r>
      <w:r w:rsidR="00F33DE9">
        <w:rPr>
          <w:rFonts w:ascii="Verdana" w:hAnsi="Verdana"/>
        </w:rPr>
        <w:t>,</w:t>
      </w:r>
      <w:r w:rsidRPr="09B2D063">
        <w:rPr>
          <w:rFonts w:ascii="Verdana" w:hAnsi="Verdana"/>
        </w:rPr>
        <w:t xml:space="preserve"> </w:t>
      </w:r>
      <w:r w:rsidR="00F33DE9">
        <w:rPr>
          <w:rFonts w:ascii="Verdana" w:hAnsi="Verdana"/>
        </w:rPr>
        <w:t>x56</w:t>
      </w:r>
      <w:r w:rsidRPr="09B2D063">
        <w:rPr>
          <w:rFonts w:ascii="Verdana" w:hAnsi="Verdana"/>
        </w:rPr>
        <w:t xml:space="preserve"> running on HANA DB will have to be migrated without changing software versions. Lift and shift mean</w:t>
      </w:r>
      <w:r w:rsidR="00C879C8">
        <w:rPr>
          <w:rFonts w:ascii="Verdana" w:hAnsi="Verdana"/>
        </w:rPr>
        <w:t>ing</w:t>
      </w:r>
      <w:r w:rsidRPr="09B2D063">
        <w:rPr>
          <w:rFonts w:ascii="Verdana" w:hAnsi="Verdana"/>
        </w:rPr>
        <w:t xml:space="preserve"> moving applications to the cloud as-is. However, since CMO OS versions vary between SLES</w:t>
      </w:r>
      <w:r w:rsidR="00C879C8">
        <w:rPr>
          <w:rFonts w:ascii="Verdana" w:hAnsi="Verdana"/>
        </w:rPr>
        <w:t xml:space="preserve"> </w:t>
      </w:r>
      <w:r w:rsidRPr="09B2D063">
        <w:rPr>
          <w:rFonts w:ascii="Verdana" w:hAnsi="Verdana"/>
        </w:rPr>
        <w:t xml:space="preserve">and RHEL for App and DB, and in FMO all of them will be hosted on RHEL 8.4 irrespective of the source OS version, in cloud terms it will be called as </w:t>
      </w:r>
      <w:proofErr w:type="spellStart"/>
      <w:r w:rsidRPr="09B2D063">
        <w:rPr>
          <w:rFonts w:ascii="Verdana" w:hAnsi="Verdana"/>
        </w:rPr>
        <w:t>Replatforming</w:t>
      </w:r>
      <w:proofErr w:type="spellEnd"/>
      <w:r w:rsidRPr="09B2D063">
        <w:rPr>
          <w:rFonts w:ascii="Verdana" w:hAnsi="Verdana"/>
        </w:rPr>
        <w:t>.</w:t>
      </w:r>
    </w:p>
    <w:p w14:paraId="2B0C99C3" w14:textId="77777777" w:rsidR="009D6B0F" w:rsidRDefault="009D6B0F" w:rsidP="009D6B0F">
      <w:pPr>
        <w:ind w:left="360"/>
        <w:rPr>
          <w:rFonts w:ascii="Verdana" w:hAnsi="Verdana"/>
          <w:szCs w:val="20"/>
        </w:rPr>
      </w:pPr>
    </w:p>
    <w:p w14:paraId="1D739DCA" w14:textId="77777777" w:rsidR="009D6B0F" w:rsidRDefault="009D6B0F" w:rsidP="009D6B0F">
      <w:pPr>
        <w:ind w:left="360"/>
        <w:rPr>
          <w:rFonts w:ascii="Verdana" w:hAnsi="Verdana"/>
          <w:szCs w:val="20"/>
        </w:rPr>
      </w:pPr>
      <w:r>
        <w:rPr>
          <w:rFonts w:ascii="Verdana" w:hAnsi="Verdana"/>
          <w:szCs w:val="20"/>
        </w:rPr>
        <w:lastRenderedPageBreak/>
        <w:t>The migration would involve, migrating HANA DB with the help of HANA System Replication (HSR) and applications configurations will be migrated using OS utilities.</w:t>
      </w:r>
    </w:p>
    <w:p w14:paraId="777920F3" w14:textId="77777777" w:rsidR="009D6B0F" w:rsidRDefault="009D6B0F" w:rsidP="009D6B0F">
      <w:pPr>
        <w:ind w:left="360"/>
        <w:rPr>
          <w:rFonts w:ascii="Verdana" w:hAnsi="Verdana"/>
          <w:szCs w:val="20"/>
        </w:rPr>
      </w:pPr>
    </w:p>
    <w:p w14:paraId="7CF210EC" w14:textId="77777777" w:rsidR="009D6B0F" w:rsidRDefault="009D6B0F" w:rsidP="009D6B0F">
      <w:pPr>
        <w:ind w:left="360"/>
        <w:rPr>
          <w:rFonts w:ascii="Verdana" w:hAnsi="Verdana"/>
          <w:szCs w:val="20"/>
        </w:rPr>
      </w:pPr>
      <w:r>
        <w:rPr>
          <w:rFonts w:ascii="Verdana" w:hAnsi="Verdana"/>
          <w:szCs w:val="20"/>
        </w:rPr>
        <w:t>Below image depicts the high-level steps involved in this migration method</w:t>
      </w:r>
    </w:p>
    <w:p w14:paraId="6D80174E" w14:textId="77777777" w:rsidR="009D6B0F" w:rsidRDefault="009D6B0F" w:rsidP="009D6B0F">
      <w:pPr>
        <w:ind w:left="360"/>
        <w:rPr>
          <w:rFonts w:ascii="Verdana" w:hAnsi="Verdana"/>
          <w:szCs w:val="20"/>
        </w:rPr>
      </w:pPr>
    </w:p>
    <w:p w14:paraId="660B08FD" w14:textId="77777777" w:rsidR="009D6B0F" w:rsidRDefault="009D6B0F" w:rsidP="009D6B0F">
      <w:pPr>
        <w:ind w:left="360"/>
        <w:rPr>
          <w:rFonts w:ascii="Verdana" w:hAnsi="Verdana"/>
          <w:szCs w:val="20"/>
        </w:rPr>
      </w:pPr>
      <w:r>
        <w:rPr>
          <w:noProof/>
        </w:rPr>
        <w:drawing>
          <wp:inline distT="0" distB="0" distL="0" distR="0" wp14:anchorId="5FF45246" wp14:editId="59324CA4">
            <wp:extent cx="6364058" cy="2619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5412" cy="2628164"/>
                    </a:xfrm>
                    <a:prstGeom prst="rect">
                      <a:avLst/>
                    </a:prstGeom>
                  </pic:spPr>
                </pic:pic>
              </a:graphicData>
            </a:graphic>
          </wp:inline>
        </w:drawing>
      </w:r>
    </w:p>
    <w:p w14:paraId="5064C347" w14:textId="77777777" w:rsidR="009D6B0F" w:rsidRDefault="009D6B0F" w:rsidP="009D6B0F">
      <w:pPr>
        <w:ind w:left="360"/>
        <w:rPr>
          <w:rFonts w:ascii="Verdana" w:hAnsi="Verdana"/>
          <w:szCs w:val="20"/>
        </w:rPr>
      </w:pPr>
    </w:p>
    <w:p w14:paraId="44A44DD0" w14:textId="77777777" w:rsidR="009D6B0F" w:rsidRDefault="009D6B0F" w:rsidP="009D6B0F">
      <w:pPr>
        <w:ind w:left="360"/>
        <w:rPr>
          <w:rFonts w:ascii="Verdana" w:hAnsi="Verdana"/>
          <w:szCs w:val="20"/>
        </w:rPr>
      </w:pPr>
      <w:r w:rsidRPr="001B67D3">
        <w:rPr>
          <w:rFonts w:ascii="Verdana" w:hAnsi="Verdana"/>
          <w:b/>
          <w:bCs/>
          <w:szCs w:val="20"/>
        </w:rPr>
        <w:t>Note</w:t>
      </w:r>
      <w:r>
        <w:rPr>
          <w:rFonts w:ascii="Verdana" w:hAnsi="Verdana"/>
          <w:szCs w:val="20"/>
        </w:rPr>
        <w:t>:</w:t>
      </w:r>
    </w:p>
    <w:p w14:paraId="6E4A084A" w14:textId="77777777" w:rsidR="009D6B0F" w:rsidRDefault="009D6B0F" w:rsidP="009D6B0F">
      <w:pPr>
        <w:ind w:left="360"/>
        <w:rPr>
          <w:rFonts w:ascii="Verdana" w:hAnsi="Verdana"/>
          <w:szCs w:val="20"/>
        </w:rPr>
      </w:pPr>
    </w:p>
    <w:p w14:paraId="292CF605" w14:textId="77777777" w:rsidR="009D6B0F" w:rsidRDefault="009D6B0F" w:rsidP="009D6B0F">
      <w:pPr>
        <w:ind w:left="360"/>
        <w:rPr>
          <w:rFonts w:ascii="Verdana" w:hAnsi="Verdana"/>
        </w:rPr>
      </w:pPr>
      <w:r w:rsidRPr="4F26CD0A">
        <w:rPr>
          <w:rFonts w:ascii="Verdana" w:hAnsi="Verdana"/>
        </w:rPr>
        <w:t>HSR between SUSE to RHEL is supported</w:t>
      </w:r>
    </w:p>
    <w:p w14:paraId="3CE6F076" w14:textId="77777777" w:rsidR="009D6B0F" w:rsidRDefault="009D6B0F" w:rsidP="009D6B0F">
      <w:pPr>
        <w:ind w:left="360"/>
        <w:rPr>
          <w:rFonts w:ascii="Verdana" w:hAnsi="Verdana"/>
          <w:szCs w:val="20"/>
        </w:rPr>
      </w:pPr>
      <w:r>
        <w:rPr>
          <w:noProof/>
        </w:rPr>
        <w:drawing>
          <wp:inline distT="0" distB="0" distL="0" distR="0" wp14:anchorId="53386A6F" wp14:editId="3657FCD1">
            <wp:extent cx="5162550" cy="1463085"/>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8733" cy="1476173"/>
                    </a:xfrm>
                    <a:prstGeom prst="rect">
                      <a:avLst/>
                    </a:prstGeom>
                  </pic:spPr>
                </pic:pic>
              </a:graphicData>
            </a:graphic>
          </wp:inline>
        </w:drawing>
      </w:r>
    </w:p>
    <w:p w14:paraId="02A3C61F" w14:textId="6D99BF54" w:rsidR="009D6B0F" w:rsidRDefault="009D6B0F" w:rsidP="009D6B0F">
      <w:pPr>
        <w:ind w:left="360"/>
        <w:rPr>
          <w:rFonts w:ascii="Verdana" w:hAnsi="Verdana"/>
          <w:szCs w:val="20"/>
        </w:rPr>
      </w:pPr>
    </w:p>
    <w:p w14:paraId="3E4DFCA4" w14:textId="50E1F49F" w:rsidR="00B25DD1" w:rsidRDefault="00B25DD1" w:rsidP="009D6B0F">
      <w:pPr>
        <w:ind w:left="360"/>
        <w:rPr>
          <w:rFonts w:ascii="Verdana" w:hAnsi="Verdana"/>
          <w:szCs w:val="20"/>
        </w:rPr>
      </w:pPr>
    </w:p>
    <w:p w14:paraId="077257D3" w14:textId="489FE7E2" w:rsidR="00B25DD1" w:rsidRDefault="00B25DD1" w:rsidP="009D6B0F">
      <w:pPr>
        <w:ind w:left="360"/>
        <w:rPr>
          <w:rFonts w:ascii="Verdana" w:hAnsi="Verdana"/>
          <w:szCs w:val="20"/>
        </w:rPr>
      </w:pPr>
    </w:p>
    <w:p w14:paraId="398FA5B7" w14:textId="56D52470" w:rsidR="00B25DD1" w:rsidRDefault="00B25DD1" w:rsidP="009D6B0F">
      <w:pPr>
        <w:ind w:left="360"/>
        <w:rPr>
          <w:rFonts w:ascii="Verdana" w:hAnsi="Verdana"/>
          <w:szCs w:val="20"/>
        </w:rPr>
      </w:pPr>
    </w:p>
    <w:p w14:paraId="49E3B70D" w14:textId="3FF249CF" w:rsidR="00B25DD1" w:rsidRDefault="00B25DD1" w:rsidP="009D6B0F">
      <w:pPr>
        <w:ind w:left="360"/>
        <w:rPr>
          <w:rFonts w:ascii="Verdana" w:hAnsi="Verdana"/>
          <w:szCs w:val="20"/>
        </w:rPr>
      </w:pPr>
    </w:p>
    <w:p w14:paraId="4D066D1B" w14:textId="0A9475A9" w:rsidR="00B25DD1" w:rsidRDefault="00B25DD1" w:rsidP="009D6B0F">
      <w:pPr>
        <w:ind w:left="360"/>
        <w:rPr>
          <w:rFonts w:ascii="Verdana" w:hAnsi="Verdana"/>
          <w:szCs w:val="20"/>
        </w:rPr>
      </w:pPr>
    </w:p>
    <w:p w14:paraId="7C72877E" w14:textId="50C4E854" w:rsidR="00B25DD1" w:rsidRDefault="00B25DD1" w:rsidP="009D6B0F">
      <w:pPr>
        <w:ind w:left="360"/>
        <w:rPr>
          <w:rFonts w:ascii="Verdana" w:hAnsi="Verdana"/>
          <w:szCs w:val="20"/>
        </w:rPr>
      </w:pPr>
    </w:p>
    <w:p w14:paraId="2D11CC96" w14:textId="1EE269D1" w:rsidR="00B25DD1" w:rsidRDefault="00B25DD1" w:rsidP="009D6B0F">
      <w:pPr>
        <w:ind w:left="360"/>
        <w:rPr>
          <w:rFonts w:ascii="Verdana" w:hAnsi="Verdana"/>
          <w:szCs w:val="20"/>
        </w:rPr>
      </w:pPr>
    </w:p>
    <w:p w14:paraId="6F0229CD" w14:textId="410A8420" w:rsidR="00B25DD1" w:rsidRDefault="00B25DD1" w:rsidP="009D6B0F">
      <w:pPr>
        <w:ind w:left="360"/>
        <w:rPr>
          <w:rFonts w:ascii="Verdana" w:hAnsi="Verdana"/>
          <w:szCs w:val="20"/>
        </w:rPr>
      </w:pPr>
    </w:p>
    <w:p w14:paraId="4B7B93C5" w14:textId="5EE0C5BB" w:rsidR="00B25DD1" w:rsidRDefault="00B25DD1" w:rsidP="009D6B0F">
      <w:pPr>
        <w:ind w:left="360"/>
        <w:rPr>
          <w:rFonts w:ascii="Verdana" w:hAnsi="Verdana"/>
          <w:szCs w:val="20"/>
        </w:rPr>
      </w:pPr>
    </w:p>
    <w:p w14:paraId="4A8400B0" w14:textId="451B4B4F" w:rsidR="00B25DD1" w:rsidRDefault="00B25DD1" w:rsidP="009D6B0F">
      <w:pPr>
        <w:ind w:left="360"/>
        <w:rPr>
          <w:rFonts w:ascii="Verdana" w:hAnsi="Verdana"/>
          <w:szCs w:val="20"/>
        </w:rPr>
      </w:pPr>
    </w:p>
    <w:p w14:paraId="02B149DE" w14:textId="4D12ACCB" w:rsidR="00B25DD1" w:rsidRPr="00AB0D5A" w:rsidRDefault="00B25DD1" w:rsidP="00B25DD1">
      <w:pPr>
        <w:pStyle w:val="ListParagraph"/>
        <w:numPr>
          <w:ilvl w:val="0"/>
          <w:numId w:val="1"/>
        </w:numPr>
        <w:rPr>
          <w:rFonts w:ascii="Verdana" w:hAnsi="Verdana"/>
          <w:szCs w:val="20"/>
        </w:rPr>
      </w:pPr>
      <w:proofErr w:type="spellStart"/>
      <w:r w:rsidRPr="00AB0D5A">
        <w:rPr>
          <w:rFonts w:ascii="Verdana" w:hAnsi="Verdana"/>
          <w:szCs w:val="20"/>
        </w:rPr>
        <w:t>Siemenization</w:t>
      </w:r>
      <w:proofErr w:type="spellEnd"/>
    </w:p>
    <w:p w14:paraId="666B79FA" w14:textId="77777777" w:rsidR="00B25DD1" w:rsidRDefault="00B25DD1" w:rsidP="00B25DD1">
      <w:pPr>
        <w:pStyle w:val="ListParagraph"/>
        <w:rPr>
          <w:rFonts w:ascii="Verdana" w:hAnsi="Verdana"/>
          <w:szCs w:val="20"/>
        </w:rPr>
      </w:pPr>
    </w:p>
    <w:p w14:paraId="44334BBB" w14:textId="77777777" w:rsidR="00B25DD1" w:rsidRPr="00AB0D5A" w:rsidRDefault="00B25DD1" w:rsidP="00B25DD1">
      <w:pPr>
        <w:pStyle w:val="ListParagraph"/>
        <w:rPr>
          <w:rFonts w:ascii="Verdana" w:hAnsi="Verdana"/>
          <w:szCs w:val="20"/>
        </w:rPr>
      </w:pPr>
      <w:r w:rsidRPr="00AB0D5A">
        <w:rPr>
          <w:rFonts w:ascii="Verdana" w:hAnsi="Verdana"/>
          <w:szCs w:val="20"/>
        </w:rPr>
        <w:t>There are certain Specific tasks to be performed for Siemens other than general post installation tasks.  These tasks will be performed in two phases before and after migration of x56 to cloud.  Following are the list which may be updated in due course.</w:t>
      </w:r>
    </w:p>
    <w:p w14:paraId="7EED2297" w14:textId="77777777" w:rsidR="00B25DD1" w:rsidRDefault="00B25DD1" w:rsidP="00B25DD1">
      <w:pPr>
        <w:ind w:left="360"/>
        <w:rPr>
          <w:rFonts w:ascii="Verdana" w:hAnsi="Verdana"/>
          <w:szCs w:val="20"/>
        </w:rPr>
      </w:pPr>
      <w:r>
        <w:rPr>
          <w:rFonts w:ascii="Verdana" w:hAnsi="Verdana"/>
          <w:szCs w:val="20"/>
        </w:rPr>
        <w:lastRenderedPageBreak/>
        <w:t xml:space="preserve">     </w:t>
      </w:r>
    </w:p>
    <w:p w14:paraId="6A54FD01" w14:textId="77777777" w:rsidR="00B25DD1" w:rsidRPr="00262E78" w:rsidRDefault="00B25DD1" w:rsidP="00B25DD1">
      <w:pPr>
        <w:ind w:left="360"/>
        <w:rPr>
          <w:b/>
          <w:bCs/>
          <w:sz w:val="16"/>
          <w:szCs w:val="16"/>
        </w:rPr>
      </w:pPr>
      <w:r>
        <w:rPr>
          <w:rFonts w:ascii="Verdana" w:hAnsi="Verdana"/>
          <w:szCs w:val="20"/>
        </w:rPr>
        <w:tab/>
      </w:r>
    </w:p>
    <w:tbl>
      <w:tblPr>
        <w:tblW w:w="10360" w:type="dxa"/>
        <w:tblLook w:val="04A0" w:firstRow="1" w:lastRow="0" w:firstColumn="1" w:lastColumn="0" w:noHBand="0" w:noVBand="1"/>
      </w:tblPr>
      <w:tblGrid>
        <w:gridCol w:w="4354"/>
        <w:gridCol w:w="2137"/>
        <w:gridCol w:w="1172"/>
        <w:gridCol w:w="1140"/>
        <w:gridCol w:w="1557"/>
      </w:tblGrid>
      <w:tr w:rsidR="00B25DD1" w:rsidRPr="004641AF" w14:paraId="456883A2" w14:textId="77777777" w:rsidTr="00D93D57">
        <w:trPr>
          <w:trHeight w:val="855"/>
        </w:trPr>
        <w:tc>
          <w:tcPr>
            <w:tcW w:w="440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597AFCD5" w14:textId="77777777" w:rsidR="00B25DD1" w:rsidRPr="004641AF" w:rsidRDefault="00B25DD1" w:rsidP="00D93D57">
            <w:pPr>
              <w:jc w:val="center"/>
              <w:rPr>
                <w:lang w:val="en-US" w:eastAsia="en-US"/>
              </w:rPr>
            </w:pPr>
            <w:r w:rsidRPr="004641AF">
              <w:rPr>
                <w:lang w:val="en-US" w:eastAsia="en-US"/>
              </w:rPr>
              <w:t>Main task</w:t>
            </w:r>
          </w:p>
        </w:tc>
        <w:tc>
          <w:tcPr>
            <w:tcW w:w="2160" w:type="dxa"/>
            <w:tcBorders>
              <w:top w:val="single" w:sz="4" w:space="0" w:color="auto"/>
              <w:left w:val="nil"/>
              <w:bottom w:val="single" w:sz="4" w:space="0" w:color="auto"/>
              <w:right w:val="single" w:sz="4" w:space="0" w:color="auto"/>
            </w:tcBorders>
            <w:shd w:val="clear" w:color="000000" w:fill="BFBFBF"/>
            <w:vAlign w:val="center"/>
            <w:hideMark/>
          </w:tcPr>
          <w:p w14:paraId="5E425FAD" w14:textId="77777777" w:rsidR="00B25DD1" w:rsidRPr="004641AF" w:rsidRDefault="00B25DD1" w:rsidP="00D93D57">
            <w:pPr>
              <w:jc w:val="center"/>
              <w:rPr>
                <w:lang w:val="en-US" w:eastAsia="en-US"/>
              </w:rPr>
            </w:pPr>
            <w:r w:rsidRPr="004641AF">
              <w:rPr>
                <w:lang w:val="en-US" w:eastAsia="en-US"/>
              </w:rPr>
              <w:t>Sub task</w:t>
            </w:r>
          </w:p>
        </w:tc>
        <w:tc>
          <w:tcPr>
            <w:tcW w:w="1100" w:type="dxa"/>
            <w:tcBorders>
              <w:top w:val="single" w:sz="4" w:space="0" w:color="auto"/>
              <w:left w:val="nil"/>
              <w:bottom w:val="single" w:sz="4" w:space="0" w:color="auto"/>
              <w:right w:val="single" w:sz="4" w:space="0" w:color="auto"/>
            </w:tcBorders>
            <w:shd w:val="clear" w:color="000000" w:fill="BFBFBF"/>
            <w:vAlign w:val="center"/>
            <w:hideMark/>
          </w:tcPr>
          <w:p w14:paraId="335D6A0F" w14:textId="77777777" w:rsidR="00B25DD1" w:rsidRPr="004641AF" w:rsidRDefault="00B25DD1" w:rsidP="00D93D57">
            <w:pPr>
              <w:jc w:val="center"/>
              <w:rPr>
                <w:lang w:val="en-US" w:eastAsia="en-US"/>
              </w:rPr>
            </w:pPr>
            <w:r w:rsidRPr="004641AF">
              <w:rPr>
                <w:lang w:val="en-US" w:eastAsia="en-US"/>
              </w:rPr>
              <w:t>Ownership</w:t>
            </w:r>
          </w:p>
        </w:tc>
        <w:tc>
          <w:tcPr>
            <w:tcW w:w="1140" w:type="dxa"/>
            <w:tcBorders>
              <w:top w:val="single" w:sz="4" w:space="0" w:color="auto"/>
              <w:left w:val="nil"/>
              <w:bottom w:val="single" w:sz="4" w:space="0" w:color="auto"/>
              <w:right w:val="single" w:sz="4" w:space="0" w:color="auto"/>
            </w:tcBorders>
            <w:shd w:val="clear" w:color="000000" w:fill="BFBFBF"/>
            <w:vAlign w:val="center"/>
            <w:hideMark/>
          </w:tcPr>
          <w:p w14:paraId="21BA7EBE" w14:textId="77777777" w:rsidR="00B25DD1" w:rsidRPr="004641AF" w:rsidRDefault="00B25DD1" w:rsidP="00D93D57">
            <w:pPr>
              <w:jc w:val="center"/>
              <w:rPr>
                <w:lang w:val="en-US" w:eastAsia="en-US"/>
              </w:rPr>
            </w:pPr>
            <w:r w:rsidRPr="004641AF">
              <w:rPr>
                <w:lang w:val="en-US" w:eastAsia="en-US"/>
              </w:rPr>
              <w:t>Co-ownership</w:t>
            </w:r>
          </w:p>
        </w:tc>
        <w:tc>
          <w:tcPr>
            <w:tcW w:w="1560" w:type="dxa"/>
            <w:tcBorders>
              <w:top w:val="single" w:sz="4" w:space="0" w:color="auto"/>
              <w:left w:val="nil"/>
              <w:bottom w:val="single" w:sz="4" w:space="0" w:color="auto"/>
              <w:right w:val="single" w:sz="4" w:space="0" w:color="auto"/>
            </w:tcBorders>
            <w:shd w:val="clear" w:color="000000" w:fill="BFBFBF"/>
            <w:vAlign w:val="center"/>
            <w:hideMark/>
          </w:tcPr>
          <w:p w14:paraId="0A9D08D5" w14:textId="77777777" w:rsidR="00B25DD1" w:rsidRPr="004641AF" w:rsidRDefault="00B25DD1" w:rsidP="00D93D57">
            <w:pPr>
              <w:jc w:val="center"/>
              <w:rPr>
                <w:lang w:val="en-US" w:eastAsia="en-US"/>
              </w:rPr>
            </w:pPr>
            <w:r w:rsidRPr="004641AF">
              <w:rPr>
                <w:lang w:val="en-US" w:eastAsia="en-US"/>
              </w:rPr>
              <w:t>Comments</w:t>
            </w:r>
          </w:p>
        </w:tc>
      </w:tr>
      <w:tr w:rsidR="00B25DD1" w:rsidRPr="004641AF" w14:paraId="47E4DCFE"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FFEB9C"/>
            <w:vAlign w:val="center"/>
            <w:hideMark/>
          </w:tcPr>
          <w:p w14:paraId="558EB6CA" w14:textId="77777777" w:rsidR="00B25DD1" w:rsidRPr="004641AF" w:rsidRDefault="00B25DD1" w:rsidP="00D93D57">
            <w:pP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 xml:space="preserve"> Managed system configuration - P49 </w:t>
            </w:r>
          </w:p>
        </w:tc>
        <w:tc>
          <w:tcPr>
            <w:tcW w:w="2160" w:type="dxa"/>
            <w:tcBorders>
              <w:top w:val="nil"/>
              <w:left w:val="nil"/>
              <w:bottom w:val="single" w:sz="4" w:space="0" w:color="auto"/>
              <w:right w:val="single" w:sz="4" w:space="0" w:color="auto"/>
            </w:tcBorders>
            <w:shd w:val="clear" w:color="000000" w:fill="FFEB9C"/>
            <w:vAlign w:val="bottom"/>
            <w:hideMark/>
          </w:tcPr>
          <w:p w14:paraId="5F075486" w14:textId="77777777" w:rsidR="00B25DD1" w:rsidRPr="004641AF" w:rsidRDefault="00B25DD1" w:rsidP="00D93D57">
            <w:pPr>
              <w:rPr>
                <w:rFonts w:ascii="Calibri" w:hAnsi="Calibri" w:cs="Calibri"/>
                <w:color w:val="9C5700"/>
                <w:sz w:val="18"/>
                <w:szCs w:val="18"/>
                <w:lang w:val="en-US" w:eastAsia="en-US"/>
              </w:rPr>
            </w:pPr>
            <w:r w:rsidRPr="004641AF">
              <w:rPr>
                <w:rFonts w:ascii="Calibri" w:hAnsi="Calibri" w:cs="Calibri"/>
                <w:color w:val="9C5700"/>
                <w:sz w:val="18"/>
                <w:szCs w:val="18"/>
                <w:lang w:val="en-US" w:eastAsia="en-US"/>
              </w:rPr>
              <w:t> </w:t>
            </w:r>
          </w:p>
        </w:tc>
        <w:tc>
          <w:tcPr>
            <w:tcW w:w="1100" w:type="dxa"/>
            <w:tcBorders>
              <w:top w:val="nil"/>
              <w:left w:val="nil"/>
              <w:bottom w:val="single" w:sz="4" w:space="0" w:color="auto"/>
              <w:right w:val="single" w:sz="4" w:space="0" w:color="auto"/>
            </w:tcBorders>
            <w:shd w:val="clear" w:color="000000" w:fill="FFEB9C"/>
            <w:vAlign w:val="center"/>
            <w:hideMark/>
          </w:tcPr>
          <w:p w14:paraId="37427D29" w14:textId="77777777" w:rsidR="00B25DD1" w:rsidRPr="004641AF" w:rsidRDefault="00B25DD1" w:rsidP="00D93D57">
            <w:pPr>
              <w:jc w:val="cente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Atos</w:t>
            </w:r>
          </w:p>
        </w:tc>
        <w:tc>
          <w:tcPr>
            <w:tcW w:w="1140" w:type="dxa"/>
            <w:tcBorders>
              <w:top w:val="nil"/>
              <w:left w:val="nil"/>
              <w:bottom w:val="single" w:sz="4" w:space="0" w:color="auto"/>
              <w:right w:val="single" w:sz="4" w:space="0" w:color="auto"/>
            </w:tcBorders>
            <w:shd w:val="clear" w:color="000000" w:fill="FFEB9C"/>
            <w:vAlign w:val="center"/>
            <w:hideMark/>
          </w:tcPr>
          <w:p w14:paraId="0CC857A1" w14:textId="77777777" w:rsidR="00B25DD1" w:rsidRPr="004641AF" w:rsidRDefault="00B25DD1" w:rsidP="00D93D57">
            <w:pPr>
              <w:jc w:val="cente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SHS</w:t>
            </w:r>
          </w:p>
        </w:tc>
        <w:tc>
          <w:tcPr>
            <w:tcW w:w="1560" w:type="dxa"/>
            <w:tcBorders>
              <w:top w:val="nil"/>
              <w:left w:val="nil"/>
              <w:bottom w:val="single" w:sz="4" w:space="0" w:color="auto"/>
              <w:right w:val="single" w:sz="4" w:space="0" w:color="auto"/>
            </w:tcBorders>
            <w:shd w:val="clear" w:color="000000" w:fill="FFEB9C"/>
            <w:vAlign w:val="bottom"/>
            <w:hideMark/>
          </w:tcPr>
          <w:p w14:paraId="7CD664C5" w14:textId="77777777" w:rsidR="00B25DD1" w:rsidRPr="004641AF" w:rsidRDefault="00B25DD1" w:rsidP="00D93D57">
            <w:pPr>
              <w:jc w:val="center"/>
              <w:rPr>
                <w:rFonts w:ascii="Calibri" w:hAnsi="Calibri" w:cs="Calibri"/>
                <w:color w:val="9C5700"/>
                <w:sz w:val="18"/>
                <w:szCs w:val="18"/>
                <w:lang w:val="en-US" w:eastAsia="en-US"/>
              </w:rPr>
            </w:pPr>
            <w:r w:rsidRPr="004641AF">
              <w:rPr>
                <w:rFonts w:ascii="Calibri" w:hAnsi="Calibri" w:cs="Calibri"/>
                <w:color w:val="9C5700"/>
                <w:sz w:val="18"/>
                <w:szCs w:val="18"/>
                <w:lang w:val="en-US" w:eastAsia="en-US"/>
              </w:rPr>
              <w:t>Needed</w:t>
            </w:r>
          </w:p>
        </w:tc>
      </w:tr>
      <w:tr w:rsidR="00B25DD1" w:rsidRPr="004641AF" w14:paraId="7EBE28EF"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FFEB9C"/>
            <w:vAlign w:val="center"/>
            <w:hideMark/>
          </w:tcPr>
          <w:p w14:paraId="31FEC6D4" w14:textId="77777777" w:rsidR="00B25DD1" w:rsidRPr="004641AF" w:rsidRDefault="00B25DD1" w:rsidP="00D93D57">
            <w:pP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 Initial transports</w:t>
            </w:r>
          </w:p>
        </w:tc>
        <w:tc>
          <w:tcPr>
            <w:tcW w:w="2160" w:type="dxa"/>
            <w:tcBorders>
              <w:top w:val="nil"/>
              <w:left w:val="nil"/>
              <w:bottom w:val="single" w:sz="4" w:space="0" w:color="auto"/>
              <w:right w:val="single" w:sz="4" w:space="0" w:color="auto"/>
            </w:tcBorders>
            <w:shd w:val="clear" w:color="000000" w:fill="FFEB9C"/>
            <w:vAlign w:val="bottom"/>
            <w:hideMark/>
          </w:tcPr>
          <w:p w14:paraId="161E8298" w14:textId="77777777" w:rsidR="00B25DD1" w:rsidRPr="004641AF" w:rsidRDefault="00B25DD1" w:rsidP="00D93D57">
            <w:pPr>
              <w:rPr>
                <w:rFonts w:ascii="Calibri" w:hAnsi="Calibri" w:cs="Calibri"/>
                <w:color w:val="9C5700"/>
                <w:sz w:val="18"/>
                <w:szCs w:val="18"/>
                <w:lang w:val="en-US" w:eastAsia="en-US"/>
              </w:rPr>
            </w:pPr>
            <w:r w:rsidRPr="004641AF">
              <w:rPr>
                <w:rFonts w:ascii="Calibri" w:hAnsi="Calibri" w:cs="Calibri"/>
                <w:color w:val="9C5700"/>
                <w:sz w:val="18"/>
                <w:szCs w:val="18"/>
                <w:lang w:val="en-US" w:eastAsia="en-US"/>
              </w:rPr>
              <w:t> </w:t>
            </w:r>
          </w:p>
        </w:tc>
        <w:tc>
          <w:tcPr>
            <w:tcW w:w="1100" w:type="dxa"/>
            <w:tcBorders>
              <w:top w:val="nil"/>
              <w:left w:val="nil"/>
              <w:bottom w:val="single" w:sz="4" w:space="0" w:color="auto"/>
              <w:right w:val="single" w:sz="4" w:space="0" w:color="auto"/>
            </w:tcBorders>
            <w:shd w:val="clear" w:color="000000" w:fill="FFEB9C"/>
            <w:vAlign w:val="center"/>
            <w:hideMark/>
          </w:tcPr>
          <w:p w14:paraId="2B84B0F3" w14:textId="77777777" w:rsidR="00B25DD1" w:rsidRPr="004641AF" w:rsidRDefault="00B25DD1" w:rsidP="00D93D57">
            <w:pPr>
              <w:jc w:val="cente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Atos</w:t>
            </w:r>
          </w:p>
        </w:tc>
        <w:tc>
          <w:tcPr>
            <w:tcW w:w="1140" w:type="dxa"/>
            <w:tcBorders>
              <w:top w:val="nil"/>
              <w:left w:val="nil"/>
              <w:bottom w:val="single" w:sz="4" w:space="0" w:color="auto"/>
              <w:right w:val="single" w:sz="4" w:space="0" w:color="auto"/>
            </w:tcBorders>
            <w:shd w:val="clear" w:color="000000" w:fill="FFEB9C"/>
            <w:vAlign w:val="center"/>
            <w:hideMark/>
          </w:tcPr>
          <w:p w14:paraId="1C8528CE" w14:textId="77777777" w:rsidR="00B25DD1" w:rsidRPr="004641AF" w:rsidRDefault="00B25DD1" w:rsidP="00D93D57">
            <w:pPr>
              <w:jc w:val="cente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 </w:t>
            </w:r>
          </w:p>
        </w:tc>
        <w:tc>
          <w:tcPr>
            <w:tcW w:w="1560" w:type="dxa"/>
            <w:tcBorders>
              <w:top w:val="nil"/>
              <w:left w:val="nil"/>
              <w:bottom w:val="single" w:sz="4" w:space="0" w:color="auto"/>
              <w:right w:val="single" w:sz="4" w:space="0" w:color="auto"/>
            </w:tcBorders>
            <w:shd w:val="clear" w:color="000000" w:fill="FFEB9C"/>
            <w:vAlign w:val="bottom"/>
            <w:hideMark/>
          </w:tcPr>
          <w:p w14:paraId="3B7B2819" w14:textId="77777777" w:rsidR="00B25DD1" w:rsidRPr="004641AF" w:rsidRDefault="00B25DD1" w:rsidP="00D93D57">
            <w:pPr>
              <w:jc w:val="center"/>
              <w:rPr>
                <w:rFonts w:ascii="Calibri" w:hAnsi="Calibri" w:cs="Calibri"/>
                <w:color w:val="9C5700"/>
                <w:sz w:val="18"/>
                <w:szCs w:val="18"/>
                <w:lang w:val="en-US" w:eastAsia="en-US"/>
              </w:rPr>
            </w:pPr>
            <w:r w:rsidRPr="004641AF">
              <w:rPr>
                <w:rFonts w:ascii="Calibri" w:hAnsi="Calibri" w:cs="Calibri"/>
                <w:color w:val="9C5700"/>
                <w:sz w:val="18"/>
                <w:szCs w:val="18"/>
                <w:lang w:val="en-US" w:eastAsia="en-US"/>
              </w:rPr>
              <w:t>Check only</w:t>
            </w:r>
          </w:p>
        </w:tc>
      </w:tr>
      <w:tr w:rsidR="00B25DD1" w:rsidRPr="004641AF" w14:paraId="2A100723"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FFEB9C"/>
            <w:vAlign w:val="bottom"/>
            <w:hideMark/>
          </w:tcPr>
          <w:p w14:paraId="60356191" w14:textId="77777777" w:rsidR="00B25DD1" w:rsidRPr="004641AF" w:rsidRDefault="00B25DD1" w:rsidP="00D93D57">
            <w:pP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 </w:t>
            </w:r>
          </w:p>
        </w:tc>
        <w:tc>
          <w:tcPr>
            <w:tcW w:w="2160" w:type="dxa"/>
            <w:tcBorders>
              <w:top w:val="nil"/>
              <w:left w:val="nil"/>
              <w:bottom w:val="single" w:sz="4" w:space="0" w:color="auto"/>
              <w:right w:val="single" w:sz="4" w:space="0" w:color="auto"/>
            </w:tcBorders>
            <w:shd w:val="clear" w:color="000000" w:fill="FFEB9C"/>
            <w:vAlign w:val="center"/>
            <w:hideMark/>
          </w:tcPr>
          <w:p w14:paraId="7AECE48B" w14:textId="77777777" w:rsidR="00B25DD1" w:rsidRPr="004641AF" w:rsidRDefault="00B25DD1" w:rsidP="00D93D57">
            <w:pPr>
              <w:rPr>
                <w:rFonts w:ascii="Calibri" w:hAnsi="Calibri" w:cs="Calibri"/>
                <w:color w:val="9C5700"/>
                <w:sz w:val="18"/>
                <w:szCs w:val="18"/>
                <w:lang w:val="en-US" w:eastAsia="en-US"/>
              </w:rPr>
            </w:pPr>
            <w:r w:rsidRPr="004641AF">
              <w:rPr>
                <w:rFonts w:ascii="Calibri" w:hAnsi="Calibri" w:cs="Calibri"/>
                <w:color w:val="9C5700"/>
                <w:sz w:val="18"/>
                <w:szCs w:val="18"/>
                <w:lang w:val="en-US" w:eastAsia="en-US"/>
              </w:rPr>
              <w:t xml:space="preserve"> ADP </w:t>
            </w:r>
          </w:p>
        </w:tc>
        <w:tc>
          <w:tcPr>
            <w:tcW w:w="1100" w:type="dxa"/>
            <w:tcBorders>
              <w:top w:val="nil"/>
              <w:left w:val="nil"/>
              <w:bottom w:val="single" w:sz="4" w:space="0" w:color="auto"/>
              <w:right w:val="single" w:sz="4" w:space="0" w:color="auto"/>
            </w:tcBorders>
            <w:shd w:val="clear" w:color="000000" w:fill="FFEB9C"/>
            <w:vAlign w:val="center"/>
            <w:hideMark/>
          </w:tcPr>
          <w:p w14:paraId="6D08A5C6" w14:textId="77777777" w:rsidR="00B25DD1" w:rsidRPr="004641AF" w:rsidRDefault="00B25DD1" w:rsidP="00D93D57">
            <w:pPr>
              <w:jc w:val="cente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Atos</w:t>
            </w:r>
          </w:p>
        </w:tc>
        <w:tc>
          <w:tcPr>
            <w:tcW w:w="1140" w:type="dxa"/>
            <w:tcBorders>
              <w:top w:val="nil"/>
              <w:left w:val="nil"/>
              <w:bottom w:val="single" w:sz="4" w:space="0" w:color="auto"/>
              <w:right w:val="single" w:sz="4" w:space="0" w:color="auto"/>
            </w:tcBorders>
            <w:shd w:val="clear" w:color="000000" w:fill="FFEB9C"/>
            <w:vAlign w:val="center"/>
            <w:hideMark/>
          </w:tcPr>
          <w:p w14:paraId="7FCC91BD" w14:textId="77777777" w:rsidR="00B25DD1" w:rsidRPr="004641AF" w:rsidRDefault="00B25DD1" w:rsidP="00D93D57">
            <w:pPr>
              <w:jc w:val="cente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SHS</w:t>
            </w:r>
          </w:p>
        </w:tc>
        <w:tc>
          <w:tcPr>
            <w:tcW w:w="1560" w:type="dxa"/>
            <w:tcBorders>
              <w:top w:val="nil"/>
              <w:left w:val="nil"/>
              <w:bottom w:val="single" w:sz="4" w:space="0" w:color="auto"/>
              <w:right w:val="single" w:sz="4" w:space="0" w:color="auto"/>
            </w:tcBorders>
            <w:shd w:val="clear" w:color="000000" w:fill="FFEB9C"/>
            <w:vAlign w:val="bottom"/>
            <w:hideMark/>
          </w:tcPr>
          <w:p w14:paraId="660006C1" w14:textId="77777777" w:rsidR="00B25DD1" w:rsidRPr="004641AF" w:rsidRDefault="00B25DD1" w:rsidP="00D93D57">
            <w:pPr>
              <w:jc w:val="center"/>
              <w:rPr>
                <w:rFonts w:ascii="Calibri" w:hAnsi="Calibri" w:cs="Calibri"/>
                <w:color w:val="9C5700"/>
                <w:sz w:val="18"/>
                <w:szCs w:val="18"/>
                <w:lang w:val="en-US" w:eastAsia="en-US"/>
              </w:rPr>
            </w:pPr>
            <w:r w:rsidRPr="004641AF">
              <w:rPr>
                <w:rFonts w:ascii="Calibri" w:hAnsi="Calibri" w:cs="Calibri"/>
                <w:color w:val="9C5700"/>
                <w:sz w:val="18"/>
                <w:szCs w:val="18"/>
                <w:lang w:val="en-US" w:eastAsia="en-US"/>
              </w:rPr>
              <w:t> </w:t>
            </w:r>
          </w:p>
        </w:tc>
      </w:tr>
      <w:tr w:rsidR="00B25DD1" w:rsidRPr="004641AF" w14:paraId="001F227D"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FFEB9C"/>
            <w:vAlign w:val="bottom"/>
            <w:hideMark/>
          </w:tcPr>
          <w:p w14:paraId="43EE8835" w14:textId="77777777" w:rsidR="00B25DD1" w:rsidRPr="004641AF" w:rsidRDefault="00B25DD1" w:rsidP="00D93D57">
            <w:pP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 </w:t>
            </w:r>
          </w:p>
        </w:tc>
        <w:tc>
          <w:tcPr>
            <w:tcW w:w="2160" w:type="dxa"/>
            <w:tcBorders>
              <w:top w:val="nil"/>
              <w:left w:val="nil"/>
              <w:bottom w:val="single" w:sz="4" w:space="0" w:color="auto"/>
              <w:right w:val="single" w:sz="4" w:space="0" w:color="auto"/>
            </w:tcBorders>
            <w:shd w:val="clear" w:color="000000" w:fill="FFEB9C"/>
            <w:vAlign w:val="center"/>
            <w:hideMark/>
          </w:tcPr>
          <w:p w14:paraId="30EC1F77" w14:textId="77777777" w:rsidR="00B25DD1" w:rsidRPr="004641AF" w:rsidRDefault="00B25DD1" w:rsidP="00D93D57">
            <w:pPr>
              <w:rPr>
                <w:rFonts w:ascii="Calibri" w:hAnsi="Calibri" w:cs="Calibri"/>
                <w:color w:val="9C5700"/>
                <w:sz w:val="18"/>
                <w:szCs w:val="18"/>
                <w:lang w:val="en-US" w:eastAsia="en-US"/>
              </w:rPr>
            </w:pPr>
            <w:r w:rsidRPr="004641AF">
              <w:rPr>
                <w:rFonts w:ascii="Calibri" w:hAnsi="Calibri" w:cs="Calibri"/>
                <w:color w:val="9C5700"/>
                <w:sz w:val="18"/>
                <w:szCs w:val="18"/>
                <w:lang w:val="en-US" w:eastAsia="en-US"/>
              </w:rPr>
              <w:t xml:space="preserve"> Gama </w:t>
            </w:r>
          </w:p>
        </w:tc>
        <w:tc>
          <w:tcPr>
            <w:tcW w:w="1100" w:type="dxa"/>
            <w:tcBorders>
              <w:top w:val="nil"/>
              <w:left w:val="nil"/>
              <w:bottom w:val="single" w:sz="4" w:space="0" w:color="auto"/>
              <w:right w:val="single" w:sz="4" w:space="0" w:color="auto"/>
            </w:tcBorders>
            <w:shd w:val="clear" w:color="000000" w:fill="FFEB9C"/>
            <w:vAlign w:val="center"/>
            <w:hideMark/>
          </w:tcPr>
          <w:p w14:paraId="6D7FD346" w14:textId="77777777" w:rsidR="00B25DD1" w:rsidRPr="004641AF" w:rsidRDefault="00B25DD1" w:rsidP="00D93D57">
            <w:pPr>
              <w:jc w:val="cente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Atos</w:t>
            </w:r>
          </w:p>
        </w:tc>
        <w:tc>
          <w:tcPr>
            <w:tcW w:w="1140" w:type="dxa"/>
            <w:tcBorders>
              <w:top w:val="nil"/>
              <w:left w:val="nil"/>
              <w:bottom w:val="single" w:sz="4" w:space="0" w:color="auto"/>
              <w:right w:val="single" w:sz="4" w:space="0" w:color="auto"/>
            </w:tcBorders>
            <w:shd w:val="clear" w:color="000000" w:fill="FFEB9C"/>
            <w:vAlign w:val="center"/>
            <w:hideMark/>
          </w:tcPr>
          <w:p w14:paraId="5BD9035D" w14:textId="77777777" w:rsidR="00B25DD1" w:rsidRPr="004641AF" w:rsidRDefault="00B25DD1" w:rsidP="00D93D57">
            <w:pPr>
              <w:jc w:val="cente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SHS</w:t>
            </w:r>
          </w:p>
        </w:tc>
        <w:tc>
          <w:tcPr>
            <w:tcW w:w="1560" w:type="dxa"/>
            <w:tcBorders>
              <w:top w:val="nil"/>
              <w:left w:val="nil"/>
              <w:bottom w:val="single" w:sz="4" w:space="0" w:color="auto"/>
              <w:right w:val="single" w:sz="4" w:space="0" w:color="auto"/>
            </w:tcBorders>
            <w:shd w:val="clear" w:color="000000" w:fill="FFEB9C"/>
            <w:vAlign w:val="bottom"/>
            <w:hideMark/>
          </w:tcPr>
          <w:p w14:paraId="2F62E605" w14:textId="77777777" w:rsidR="00B25DD1" w:rsidRPr="004641AF" w:rsidRDefault="00B25DD1" w:rsidP="00D93D57">
            <w:pPr>
              <w:jc w:val="center"/>
              <w:rPr>
                <w:rFonts w:ascii="Calibri" w:hAnsi="Calibri" w:cs="Calibri"/>
                <w:color w:val="9C5700"/>
                <w:sz w:val="18"/>
                <w:szCs w:val="18"/>
                <w:lang w:val="en-US" w:eastAsia="en-US"/>
              </w:rPr>
            </w:pPr>
            <w:r w:rsidRPr="004641AF">
              <w:rPr>
                <w:rFonts w:ascii="Calibri" w:hAnsi="Calibri" w:cs="Calibri"/>
                <w:color w:val="9C5700"/>
                <w:sz w:val="18"/>
                <w:szCs w:val="18"/>
                <w:lang w:val="en-US" w:eastAsia="en-US"/>
              </w:rPr>
              <w:t> </w:t>
            </w:r>
          </w:p>
        </w:tc>
      </w:tr>
      <w:tr w:rsidR="00B25DD1" w:rsidRPr="004641AF" w14:paraId="4602C3ED"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457AD2A0"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Cert measures implementation – HANA</w:t>
            </w:r>
          </w:p>
        </w:tc>
        <w:tc>
          <w:tcPr>
            <w:tcW w:w="2160" w:type="dxa"/>
            <w:tcBorders>
              <w:top w:val="nil"/>
              <w:left w:val="nil"/>
              <w:bottom w:val="single" w:sz="4" w:space="0" w:color="auto"/>
              <w:right w:val="single" w:sz="4" w:space="0" w:color="auto"/>
            </w:tcBorders>
            <w:shd w:val="clear" w:color="000000" w:fill="BDD7EE"/>
            <w:vAlign w:val="center"/>
            <w:hideMark/>
          </w:tcPr>
          <w:p w14:paraId="13EF2D54"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w:t>
            </w:r>
          </w:p>
        </w:tc>
        <w:tc>
          <w:tcPr>
            <w:tcW w:w="1100" w:type="dxa"/>
            <w:tcBorders>
              <w:top w:val="nil"/>
              <w:left w:val="nil"/>
              <w:bottom w:val="single" w:sz="4" w:space="0" w:color="auto"/>
              <w:right w:val="single" w:sz="4" w:space="0" w:color="auto"/>
            </w:tcBorders>
            <w:shd w:val="clear" w:color="000000" w:fill="BDD7EE"/>
            <w:vAlign w:val="center"/>
            <w:hideMark/>
          </w:tcPr>
          <w:p w14:paraId="59AAB247"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Atos</w:t>
            </w:r>
          </w:p>
        </w:tc>
        <w:tc>
          <w:tcPr>
            <w:tcW w:w="1140" w:type="dxa"/>
            <w:tcBorders>
              <w:top w:val="nil"/>
              <w:left w:val="nil"/>
              <w:bottom w:val="single" w:sz="4" w:space="0" w:color="auto"/>
              <w:right w:val="single" w:sz="4" w:space="0" w:color="auto"/>
            </w:tcBorders>
            <w:shd w:val="clear" w:color="000000" w:fill="BDD7EE"/>
            <w:vAlign w:val="center"/>
            <w:hideMark/>
          </w:tcPr>
          <w:p w14:paraId="04862191"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28C26E00"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Needed</w:t>
            </w:r>
          </w:p>
        </w:tc>
      </w:tr>
      <w:tr w:rsidR="00B25DD1" w:rsidRPr="004641AF" w14:paraId="2E604C17"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73233156"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Cert measures implementation – SAP  </w:t>
            </w:r>
          </w:p>
        </w:tc>
        <w:tc>
          <w:tcPr>
            <w:tcW w:w="2160" w:type="dxa"/>
            <w:tcBorders>
              <w:top w:val="nil"/>
              <w:left w:val="nil"/>
              <w:bottom w:val="single" w:sz="4" w:space="0" w:color="auto"/>
              <w:right w:val="single" w:sz="4" w:space="0" w:color="auto"/>
            </w:tcBorders>
            <w:shd w:val="clear" w:color="000000" w:fill="BDD7EE"/>
            <w:vAlign w:val="center"/>
            <w:hideMark/>
          </w:tcPr>
          <w:p w14:paraId="2828B312"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w:t>
            </w:r>
          </w:p>
        </w:tc>
        <w:tc>
          <w:tcPr>
            <w:tcW w:w="1100" w:type="dxa"/>
            <w:tcBorders>
              <w:top w:val="nil"/>
              <w:left w:val="nil"/>
              <w:bottom w:val="single" w:sz="4" w:space="0" w:color="auto"/>
              <w:right w:val="single" w:sz="4" w:space="0" w:color="auto"/>
            </w:tcBorders>
            <w:shd w:val="clear" w:color="000000" w:fill="BDD7EE"/>
            <w:vAlign w:val="center"/>
            <w:hideMark/>
          </w:tcPr>
          <w:p w14:paraId="3C6A72B6"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Atos</w:t>
            </w:r>
          </w:p>
        </w:tc>
        <w:tc>
          <w:tcPr>
            <w:tcW w:w="1140" w:type="dxa"/>
            <w:tcBorders>
              <w:top w:val="nil"/>
              <w:left w:val="nil"/>
              <w:bottom w:val="single" w:sz="4" w:space="0" w:color="auto"/>
              <w:right w:val="single" w:sz="4" w:space="0" w:color="auto"/>
            </w:tcBorders>
            <w:shd w:val="clear" w:color="000000" w:fill="BDD7EE"/>
            <w:vAlign w:val="center"/>
            <w:hideMark/>
          </w:tcPr>
          <w:p w14:paraId="5ABF7A4B"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7EC388B4"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Needed</w:t>
            </w:r>
          </w:p>
        </w:tc>
      </w:tr>
      <w:tr w:rsidR="00B25DD1" w:rsidRPr="004641AF" w14:paraId="5A3CA3C2"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3F53DB02"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Cert measures implementation – OS  </w:t>
            </w:r>
          </w:p>
        </w:tc>
        <w:tc>
          <w:tcPr>
            <w:tcW w:w="2160" w:type="dxa"/>
            <w:tcBorders>
              <w:top w:val="nil"/>
              <w:left w:val="nil"/>
              <w:bottom w:val="single" w:sz="4" w:space="0" w:color="auto"/>
              <w:right w:val="single" w:sz="4" w:space="0" w:color="auto"/>
            </w:tcBorders>
            <w:shd w:val="clear" w:color="000000" w:fill="BDD7EE"/>
            <w:vAlign w:val="center"/>
            <w:hideMark/>
          </w:tcPr>
          <w:p w14:paraId="0F05AE9A"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w:t>
            </w:r>
          </w:p>
        </w:tc>
        <w:tc>
          <w:tcPr>
            <w:tcW w:w="1100" w:type="dxa"/>
            <w:tcBorders>
              <w:top w:val="nil"/>
              <w:left w:val="nil"/>
              <w:bottom w:val="single" w:sz="4" w:space="0" w:color="auto"/>
              <w:right w:val="single" w:sz="4" w:space="0" w:color="auto"/>
            </w:tcBorders>
            <w:shd w:val="clear" w:color="000000" w:fill="BDD7EE"/>
            <w:vAlign w:val="center"/>
            <w:hideMark/>
          </w:tcPr>
          <w:p w14:paraId="6807F95F"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Atos</w:t>
            </w:r>
          </w:p>
        </w:tc>
        <w:tc>
          <w:tcPr>
            <w:tcW w:w="1140" w:type="dxa"/>
            <w:tcBorders>
              <w:top w:val="nil"/>
              <w:left w:val="nil"/>
              <w:bottom w:val="single" w:sz="4" w:space="0" w:color="auto"/>
              <w:right w:val="single" w:sz="4" w:space="0" w:color="auto"/>
            </w:tcBorders>
            <w:shd w:val="clear" w:color="000000" w:fill="BDD7EE"/>
            <w:vAlign w:val="center"/>
            <w:hideMark/>
          </w:tcPr>
          <w:p w14:paraId="14F6B0E5"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56ECEC93"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Needed</w:t>
            </w:r>
          </w:p>
        </w:tc>
      </w:tr>
      <w:tr w:rsidR="00B25DD1" w:rsidRPr="004641AF" w14:paraId="170A7AA2" w14:textId="77777777" w:rsidTr="00D93D57">
        <w:trPr>
          <w:trHeight w:val="1140"/>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636339F1"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ADP (tool works in development system only)</w:t>
            </w:r>
          </w:p>
        </w:tc>
        <w:tc>
          <w:tcPr>
            <w:tcW w:w="2160" w:type="dxa"/>
            <w:tcBorders>
              <w:top w:val="nil"/>
              <w:left w:val="nil"/>
              <w:bottom w:val="single" w:sz="4" w:space="0" w:color="auto"/>
              <w:right w:val="single" w:sz="4" w:space="0" w:color="auto"/>
            </w:tcBorders>
            <w:shd w:val="clear" w:color="000000" w:fill="BDD7EE"/>
            <w:vAlign w:val="center"/>
            <w:hideMark/>
          </w:tcPr>
          <w:p w14:paraId="70B2C50A"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w:t>
            </w:r>
          </w:p>
        </w:tc>
        <w:tc>
          <w:tcPr>
            <w:tcW w:w="1100" w:type="dxa"/>
            <w:tcBorders>
              <w:top w:val="nil"/>
              <w:left w:val="nil"/>
              <w:bottom w:val="single" w:sz="4" w:space="0" w:color="auto"/>
              <w:right w:val="single" w:sz="4" w:space="0" w:color="auto"/>
            </w:tcBorders>
            <w:shd w:val="clear" w:color="000000" w:fill="BDD7EE"/>
            <w:vAlign w:val="center"/>
            <w:hideMark/>
          </w:tcPr>
          <w:p w14:paraId="153DFF74"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Atos</w:t>
            </w:r>
          </w:p>
        </w:tc>
        <w:tc>
          <w:tcPr>
            <w:tcW w:w="1140" w:type="dxa"/>
            <w:tcBorders>
              <w:top w:val="nil"/>
              <w:left w:val="nil"/>
              <w:bottom w:val="single" w:sz="4" w:space="0" w:color="auto"/>
              <w:right w:val="single" w:sz="4" w:space="0" w:color="auto"/>
            </w:tcBorders>
            <w:shd w:val="clear" w:color="000000" w:fill="BDD7EE"/>
            <w:vAlign w:val="center"/>
            <w:hideMark/>
          </w:tcPr>
          <w:p w14:paraId="067DD17F"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23DAAC23"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Only valid for development systems</w:t>
            </w:r>
          </w:p>
        </w:tc>
      </w:tr>
      <w:tr w:rsidR="00B25DD1" w:rsidRPr="004641AF" w14:paraId="004934AD"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080F4A02"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2160" w:type="dxa"/>
            <w:tcBorders>
              <w:top w:val="nil"/>
              <w:left w:val="nil"/>
              <w:bottom w:val="single" w:sz="4" w:space="0" w:color="auto"/>
              <w:right w:val="single" w:sz="4" w:space="0" w:color="auto"/>
            </w:tcBorders>
            <w:shd w:val="clear" w:color="000000" w:fill="BDD7EE"/>
            <w:vAlign w:val="center"/>
            <w:hideMark/>
          </w:tcPr>
          <w:p w14:paraId="4D96E832"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xml:space="preserve"> ER tool </w:t>
            </w:r>
          </w:p>
        </w:tc>
        <w:tc>
          <w:tcPr>
            <w:tcW w:w="1100" w:type="dxa"/>
            <w:tcBorders>
              <w:top w:val="nil"/>
              <w:left w:val="nil"/>
              <w:bottom w:val="single" w:sz="4" w:space="0" w:color="auto"/>
              <w:right w:val="single" w:sz="4" w:space="0" w:color="auto"/>
            </w:tcBorders>
            <w:shd w:val="clear" w:color="000000" w:fill="BDD7EE"/>
            <w:vAlign w:val="center"/>
            <w:hideMark/>
          </w:tcPr>
          <w:p w14:paraId="3156AC38"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140" w:type="dxa"/>
            <w:tcBorders>
              <w:top w:val="nil"/>
              <w:left w:val="nil"/>
              <w:bottom w:val="single" w:sz="4" w:space="0" w:color="auto"/>
              <w:right w:val="single" w:sz="4" w:space="0" w:color="auto"/>
            </w:tcBorders>
            <w:shd w:val="clear" w:color="000000" w:fill="BDD7EE"/>
            <w:vAlign w:val="center"/>
            <w:hideMark/>
          </w:tcPr>
          <w:p w14:paraId="6519A2F4"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238D56D7"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r>
      <w:tr w:rsidR="00B25DD1" w:rsidRPr="004641AF" w14:paraId="1723EC03" w14:textId="77777777" w:rsidTr="00D93D57">
        <w:trPr>
          <w:trHeight w:val="465"/>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137677AA"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2160" w:type="dxa"/>
            <w:tcBorders>
              <w:top w:val="nil"/>
              <w:left w:val="nil"/>
              <w:bottom w:val="single" w:sz="4" w:space="0" w:color="auto"/>
              <w:right w:val="single" w:sz="4" w:space="0" w:color="auto"/>
            </w:tcBorders>
            <w:shd w:val="clear" w:color="000000" w:fill="BDD7EE"/>
            <w:vAlign w:val="center"/>
            <w:hideMark/>
          </w:tcPr>
          <w:p w14:paraId="42D96BAF"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w:t>
            </w:r>
            <w:proofErr w:type="spellStart"/>
            <w:r w:rsidRPr="004641AF">
              <w:rPr>
                <w:rFonts w:ascii="Calibri" w:hAnsi="Calibri" w:cs="Calibri"/>
                <w:color w:val="3F3F76"/>
                <w:sz w:val="18"/>
                <w:szCs w:val="18"/>
                <w:lang w:val="en-US" w:eastAsia="en-US"/>
              </w:rPr>
              <w:t>Mue</w:t>
            </w:r>
            <w:proofErr w:type="spellEnd"/>
            <w:r w:rsidRPr="004641AF">
              <w:rPr>
                <w:rFonts w:ascii="Calibri" w:hAnsi="Calibri" w:cs="Calibri"/>
                <w:color w:val="3F3F76"/>
                <w:sz w:val="18"/>
                <w:szCs w:val="18"/>
                <w:lang w:val="en-US" w:eastAsia="en-US"/>
              </w:rPr>
              <w:t xml:space="preserve"> Mon (configuration required on prod only)</w:t>
            </w:r>
          </w:p>
        </w:tc>
        <w:tc>
          <w:tcPr>
            <w:tcW w:w="1100" w:type="dxa"/>
            <w:tcBorders>
              <w:top w:val="nil"/>
              <w:left w:val="nil"/>
              <w:bottom w:val="single" w:sz="4" w:space="0" w:color="auto"/>
              <w:right w:val="single" w:sz="4" w:space="0" w:color="auto"/>
            </w:tcBorders>
            <w:shd w:val="clear" w:color="000000" w:fill="BDD7EE"/>
            <w:vAlign w:val="center"/>
            <w:hideMark/>
          </w:tcPr>
          <w:p w14:paraId="2A04DFE4"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140" w:type="dxa"/>
            <w:tcBorders>
              <w:top w:val="nil"/>
              <w:left w:val="nil"/>
              <w:bottom w:val="single" w:sz="4" w:space="0" w:color="auto"/>
              <w:right w:val="single" w:sz="4" w:space="0" w:color="auto"/>
            </w:tcBorders>
            <w:shd w:val="clear" w:color="000000" w:fill="BDD7EE"/>
            <w:vAlign w:val="center"/>
            <w:hideMark/>
          </w:tcPr>
          <w:p w14:paraId="180DE62D"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68441699"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r>
      <w:tr w:rsidR="00B25DD1" w:rsidRPr="004641AF" w14:paraId="3A939F57"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5821EF4D"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2160" w:type="dxa"/>
            <w:tcBorders>
              <w:top w:val="nil"/>
              <w:left w:val="nil"/>
              <w:bottom w:val="single" w:sz="4" w:space="0" w:color="auto"/>
              <w:right w:val="single" w:sz="4" w:space="0" w:color="auto"/>
            </w:tcBorders>
            <w:shd w:val="clear" w:color="000000" w:fill="BDD7EE"/>
            <w:vAlign w:val="center"/>
            <w:hideMark/>
          </w:tcPr>
          <w:p w14:paraId="28E6505D"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xml:space="preserve"> CCM Extractor </w:t>
            </w:r>
          </w:p>
        </w:tc>
        <w:tc>
          <w:tcPr>
            <w:tcW w:w="1100" w:type="dxa"/>
            <w:tcBorders>
              <w:top w:val="nil"/>
              <w:left w:val="nil"/>
              <w:bottom w:val="single" w:sz="4" w:space="0" w:color="auto"/>
              <w:right w:val="single" w:sz="4" w:space="0" w:color="auto"/>
            </w:tcBorders>
            <w:shd w:val="clear" w:color="000000" w:fill="BDD7EE"/>
            <w:vAlign w:val="center"/>
            <w:hideMark/>
          </w:tcPr>
          <w:p w14:paraId="26A5CF23"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140" w:type="dxa"/>
            <w:tcBorders>
              <w:top w:val="nil"/>
              <w:left w:val="nil"/>
              <w:bottom w:val="single" w:sz="4" w:space="0" w:color="auto"/>
              <w:right w:val="single" w:sz="4" w:space="0" w:color="auto"/>
            </w:tcBorders>
            <w:shd w:val="clear" w:color="000000" w:fill="BDD7EE"/>
            <w:vAlign w:val="center"/>
            <w:hideMark/>
          </w:tcPr>
          <w:p w14:paraId="420832E7"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4F95A2CE"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r>
      <w:tr w:rsidR="00B25DD1" w:rsidRPr="004641AF" w14:paraId="1BFCC53F"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4C5492AA"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2160" w:type="dxa"/>
            <w:tcBorders>
              <w:top w:val="nil"/>
              <w:left w:val="nil"/>
              <w:bottom w:val="single" w:sz="4" w:space="0" w:color="auto"/>
              <w:right w:val="single" w:sz="4" w:space="0" w:color="auto"/>
            </w:tcBorders>
            <w:shd w:val="clear" w:color="000000" w:fill="BDD7EE"/>
            <w:vAlign w:val="center"/>
            <w:hideMark/>
          </w:tcPr>
          <w:p w14:paraId="638B573A"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xml:space="preserve"> PUC/PAC rulesets </w:t>
            </w:r>
          </w:p>
        </w:tc>
        <w:tc>
          <w:tcPr>
            <w:tcW w:w="1100" w:type="dxa"/>
            <w:tcBorders>
              <w:top w:val="nil"/>
              <w:left w:val="nil"/>
              <w:bottom w:val="single" w:sz="4" w:space="0" w:color="auto"/>
              <w:right w:val="single" w:sz="4" w:space="0" w:color="auto"/>
            </w:tcBorders>
            <w:shd w:val="clear" w:color="000000" w:fill="BDD7EE"/>
            <w:vAlign w:val="center"/>
            <w:hideMark/>
          </w:tcPr>
          <w:p w14:paraId="739E333E"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140" w:type="dxa"/>
            <w:tcBorders>
              <w:top w:val="nil"/>
              <w:left w:val="nil"/>
              <w:bottom w:val="single" w:sz="4" w:space="0" w:color="auto"/>
              <w:right w:val="single" w:sz="4" w:space="0" w:color="auto"/>
            </w:tcBorders>
            <w:shd w:val="clear" w:color="000000" w:fill="BDD7EE"/>
            <w:vAlign w:val="center"/>
            <w:hideMark/>
          </w:tcPr>
          <w:p w14:paraId="1720D64D"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61C9F65A"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r>
      <w:tr w:rsidR="00B25DD1" w:rsidRPr="004641AF" w14:paraId="68705C11"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4B27C09A"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2160" w:type="dxa"/>
            <w:tcBorders>
              <w:top w:val="nil"/>
              <w:left w:val="nil"/>
              <w:bottom w:val="single" w:sz="4" w:space="0" w:color="auto"/>
              <w:right w:val="single" w:sz="4" w:space="0" w:color="auto"/>
            </w:tcBorders>
            <w:shd w:val="clear" w:color="000000" w:fill="BDD7EE"/>
            <w:vAlign w:val="center"/>
            <w:hideMark/>
          </w:tcPr>
          <w:p w14:paraId="4F14AF0F"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xml:space="preserve"> Security weaver </w:t>
            </w:r>
          </w:p>
        </w:tc>
        <w:tc>
          <w:tcPr>
            <w:tcW w:w="1100" w:type="dxa"/>
            <w:tcBorders>
              <w:top w:val="nil"/>
              <w:left w:val="nil"/>
              <w:bottom w:val="single" w:sz="4" w:space="0" w:color="auto"/>
              <w:right w:val="single" w:sz="4" w:space="0" w:color="auto"/>
            </w:tcBorders>
            <w:shd w:val="clear" w:color="000000" w:fill="BDD7EE"/>
            <w:vAlign w:val="center"/>
            <w:hideMark/>
          </w:tcPr>
          <w:p w14:paraId="678CA77E"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140" w:type="dxa"/>
            <w:tcBorders>
              <w:top w:val="nil"/>
              <w:left w:val="nil"/>
              <w:bottom w:val="single" w:sz="4" w:space="0" w:color="auto"/>
              <w:right w:val="single" w:sz="4" w:space="0" w:color="auto"/>
            </w:tcBorders>
            <w:shd w:val="clear" w:color="000000" w:fill="BDD7EE"/>
            <w:vAlign w:val="center"/>
            <w:hideMark/>
          </w:tcPr>
          <w:p w14:paraId="1A026CD6"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6A15FBF9"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r>
      <w:tr w:rsidR="00B25DD1" w:rsidRPr="004641AF" w14:paraId="65D54675"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3988E57F"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2160" w:type="dxa"/>
            <w:tcBorders>
              <w:top w:val="nil"/>
              <w:left w:val="nil"/>
              <w:bottom w:val="single" w:sz="4" w:space="0" w:color="auto"/>
              <w:right w:val="single" w:sz="4" w:space="0" w:color="auto"/>
            </w:tcBorders>
            <w:shd w:val="clear" w:color="000000" w:fill="BDD7EE"/>
            <w:vAlign w:val="center"/>
            <w:hideMark/>
          </w:tcPr>
          <w:p w14:paraId="53D91380"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w:t>
            </w:r>
            <w:proofErr w:type="gramStart"/>
            <w:r w:rsidRPr="004641AF">
              <w:rPr>
                <w:rFonts w:ascii="Calibri" w:hAnsi="Calibri" w:cs="Calibri"/>
                <w:color w:val="3F3F76"/>
                <w:sz w:val="18"/>
                <w:szCs w:val="18"/>
                <w:lang w:val="en-US" w:eastAsia="en-US"/>
              </w:rPr>
              <w:t>Separations</w:t>
            </w:r>
            <w:proofErr w:type="gramEnd"/>
            <w:r w:rsidRPr="004641AF">
              <w:rPr>
                <w:rFonts w:ascii="Calibri" w:hAnsi="Calibri" w:cs="Calibri"/>
                <w:color w:val="3F3F76"/>
                <w:sz w:val="18"/>
                <w:szCs w:val="18"/>
                <w:lang w:val="en-US" w:eastAsia="en-US"/>
              </w:rPr>
              <w:t xml:space="preserve"> enforcer </w:t>
            </w:r>
          </w:p>
        </w:tc>
        <w:tc>
          <w:tcPr>
            <w:tcW w:w="1100" w:type="dxa"/>
            <w:tcBorders>
              <w:top w:val="nil"/>
              <w:left w:val="nil"/>
              <w:bottom w:val="single" w:sz="4" w:space="0" w:color="auto"/>
              <w:right w:val="single" w:sz="4" w:space="0" w:color="auto"/>
            </w:tcBorders>
            <w:shd w:val="clear" w:color="000000" w:fill="BDD7EE"/>
            <w:vAlign w:val="center"/>
            <w:hideMark/>
          </w:tcPr>
          <w:p w14:paraId="49CDF196"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140" w:type="dxa"/>
            <w:tcBorders>
              <w:top w:val="nil"/>
              <w:left w:val="nil"/>
              <w:bottom w:val="single" w:sz="4" w:space="0" w:color="auto"/>
              <w:right w:val="single" w:sz="4" w:space="0" w:color="auto"/>
            </w:tcBorders>
            <w:shd w:val="clear" w:color="000000" w:fill="BDD7EE"/>
            <w:vAlign w:val="center"/>
            <w:hideMark/>
          </w:tcPr>
          <w:p w14:paraId="7CB9EA65"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03621BE8"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r>
      <w:tr w:rsidR="00B25DD1" w:rsidRPr="004641AF" w14:paraId="559B9092"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41FCD2AA"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2160" w:type="dxa"/>
            <w:tcBorders>
              <w:top w:val="nil"/>
              <w:left w:val="nil"/>
              <w:bottom w:val="single" w:sz="4" w:space="0" w:color="auto"/>
              <w:right w:val="single" w:sz="4" w:space="0" w:color="auto"/>
            </w:tcBorders>
            <w:shd w:val="clear" w:color="000000" w:fill="BDD7EE"/>
            <w:vAlign w:val="center"/>
            <w:hideMark/>
          </w:tcPr>
          <w:p w14:paraId="1B2AADA2"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xml:space="preserve"> HANALM </w:t>
            </w:r>
          </w:p>
        </w:tc>
        <w:tc>
          <w:tcPr>
            <w:tcW w:w="1100" w:type="dxa"/>
            <w:tcBorders>
              <w:top w:val="nil"/>
              <w:left w:val="nil"/>
              <w:bottom w:val="single" w:sz="4" w:space="0" w:color="auto"/>
              <w:right w:val="single" w:sz="4" w:space="0" w:color="auto"/>
            </w:tcBorders>
            <w:shd w:val="clear" w:color="000000" w:fill="BDD7EE"/>
            <w:vAlign w:val="center"/>
            <w:hideMark/>
          </w:tcPr>
          <w:p w14:paraId="4F53EC94"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140" w:type="dxa"/>
            <w:tcBorders>
              <w:top w:val="nil"/>
              <w:left w:val="nil"/>
              <w:bottom w:val="single" w:sz="4" w:space="0" w:color="auto"/>
              <w:right w:val="single" w:sz="4" w:space="0" w:color="auto"/>
            </w:tcBorders>
            <w:shd w:val="clear" w:color="000000" w:fill="BDD7EE"/>
            <w:vAlign w:val="center"/>
            <w:hideMark/>
          </w:tcPr>
          <w:p w14:paraId="61A7C39A"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7C07E2FA"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r>
      <w:tr w:rsidR="00B25DD1" w:rsidRPr="004641AF" w14:paraId="73E0D3CF"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4C0625B4"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2160" w:type="dxa"/>
            <w:tcBorders>
              <w:top w:val="nil"/>
              <w:left w:val="nil"/>
              <w:bottom w:val="single" w:sz="4" w:space="0" w:color="auto"/>
              <w:right w:val="single" w:sz="4" w:space="0" w:color="auto"/>
            </w:tcBorders>
            <w:shd w:val="clear" w:color="000000" w:fill="BDD7EE"/>
            <w:vAlign w:val="center"/>
            <w:hideMark/>
          </w:tcPr>
          <w:p w14:paraId="22E13D1D"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xml:space="preserve"> CERT MPC </w:t>
            </w:r>
          </w:p>
        </w:tc>
        <w:tc>
          <w:tcPr>
            <w:tcW w:w="1100" w:type="dxa"/>
            <w:tcBorders>
              <w:top w:val="nil"/>
              <w:left w:val="nil"/>
              <w:bottom w:val="single" w:sz="4" w:space="0" w:color="auto"/>
              <w:right w:val="single" w:sz="4" w:space="0" w:color="auto"/>
            </w:tcBorders>
            <w:shd w:val="clear" w:color="000000" w:fill="BDD7EE"/>
            <w:vAlign w:val="center"/>
            <w:hideMark/>
          </w:tcPr>
          <w:p w14:paraId="35F24964"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140" w:type="dxa"/>
            <w:tcBorders>
              <w:top w:val="nil"/>
              <w:left w:val="nil"/>
              <w:bottom w:val="single" w:sz="4" w:space="0" w:color="auto"/>
              <w:right w:val="single" w:sz="4" w:space="0" w:color="auto"/>
            </w:tcBorders>
            <w:shd w:val="clear" w:color="000000" w:fill="BDD7EE"/>
            <w:vAlign w:val="center"/>
            <w:hideMark/>
          </w:tcPr>
          <w:p w14:paraId="2AF66296"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4930E57D"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r>
      <w:tr w:rsidR="00B25DD1" w:rsidRPr="004641AF" w14:paraId="2969F7B2"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FFEB9C"/>
            <w:vAlign w:val="center"/>
            <w:hideMark/>
          </w:tcPr>
          <w:p w14:paraId="132A9F84" w14:textId="77777777" w:rsidR="00B25DD1" w:rsidRPr="004641AF" w:rsidRDefault="00B25DD1" w:rsidP="00D93D57">
            <w:pP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 </w:t>
            </w:r>
            <w:proofErr w:type="spellStart"/>
            <w:r w:rsidRPr="004641AF">
              <w:rPr>
                <w:rFonts w:ascii="Calibri" w:hAnsi="Calibri" w:cs="Calibri"/>
                <w:b/>
                <w:bCs/>
                <w:color w:val="9C5700"/>
                <w:sz w:val="22"/>
                <w:szCs w:val="22"/>
                <w:lang w:val="en-US" w:eastAsia="en-US"/>
              </w:rPr>
              <w:t>Vforge</w:t>
            </w:r>
            <w:proofErr w:type="spellEnd"/>
            <w:r w:rsidRPr="004641AF">
              <w:rPr>
                <w:rFonts w:ascii="Calibri" w:hAnsi="Calibri" w:cs="Calibri"/>
                <w:b/>
                <w:bCs/>
                <w:color w:val="9C5700"/>
                <w:sz w:val="22"/>
                <w:szCs w:val="22"/>
                <w:lang w:val="en-US" w:eastAsia="en-US"/>
              </w:rPr>
              <w:t>/CTM/</w:t>
            </w:r>
            <w:proofErr w:type="spellStart"/>
            <w:r w:rsidRPr="004641AF">
              <w:rPr>
                <w:rFonts w:ascii="Calibri" w:hAnsi="Calibri" w:cs="Calibri"/>
                <w:b/>
                <w:bCs/>
                <w:color w:val="9C5700"/>
                <w:sz w:val="22"/>
                <w:szCs w:val="22"/>
                <w:lang w:val="en-US" w:eastAsia="en-US"/>
              </w:rPr>
              <w:t>CodeProfiler</w:t>
            </w:r>
            <w:proofErr w:type="spellEnd"/>
            <w:r w:rsidRPr="004641AF">
              <w:rPr>
                <w:rFonts w:ascii="Calibri" w:hAnsi="Calibri" w:cs="Calibri"/>
                <w:b/>
                <w:bCs/>
                <w:color w:val="9C5700"/>
                <w:sz w:val="22"/>
                <w:szCs w:val="22"/>
                <w:lang w:val="en-US" w:eastAsia="en-US"/>
              </w:rPr>
              <w:t xml:space="preserve"> </w:t>
            </w:r>
          </w:p>
        </w:tc>
        <w:tc>
          <w:tcPr>
            <w:tcW w:w="2160" w:type="dxa"/>
            <w:tcBorders>
              <w:top w:val="nil"/>
              <w:left w:val="nil"/>
              <w:bottom w:val="single" w:sz="4" w:space="0" w:color="auto"/>
              <w:right w:val="single" w:sz="4" w:space="0" w:color="auto"/>
            </w:tcBorders>
            <w:shd w:val="clear" w:color="000000" w:fill="FFEB9C"/>
            <w:vAlign w:val="bottom"/>
            <w:hideMark/>
          </w:tcPr>
          <w:p w14:paraId="65365368" w14:textId="77777777" w:rsidR="00B25DD1" w:rsidRPr="004641AF" w:rsidRDefault="00B25DD1" w:rsidP="00D93D57">
            <w:pPr>
              <w:rPr>
                <w:rFonts w:ascii="Calibri" w:hAnsi="Calibri" w:cs="Calibri"/>
                <w:color w:val="9C5700"/>
                <w:sz w:val="18"/>
                <w:szCs w:val="18"/>
                <w:lang w:val="en-US" w:eastAsia="en-US"/>
              </w:rPr>
            </w:pPr>
            <w:r w:rsidRPr="004641AF">
              <w:rPr>
                <w:rFonts w:ascii="Calibri" w:hAnsi="Calibri" w:cs="Calibri"/>
                <w:color w:val="9C5700"/>
                <w:sz w:val="18"/>
                <w:szCs w:val="18"/>
                <w:lang w:val="en-US" w:eastAsia="en-US"/>
              </w:rPr>
              <w:t> </w:t>
            </w:r>
          </w:p>
        </w:tc>
        <w:tc>
          <w:tcPr>
            <w:tcW w:w="1100" w:type="dxa"/>
            <w:tcBorders>
              <w:top w:val="nil"/>
              <w:left w:val="nil"/>
              <w:bottom w:val="single" w:sz="4" w:space="0" w:color="auto"/>
              <w:right w:val="single" w:sz="4" w:space="0" w:color="auto"/>
            </w:tcBorders>
            <w:shd w:val="clear" w:color="000000" w:fill="FFEB9C"/>
            <w:vAlign w:val="center"/>
            <w:hideMark/>
          </w:tcPr>
          <w:p w14:paraId="702AAF6B" w14:textId="77777777" w:rsidR="00B25DD1" w:rsidRPr="004641AF" w:rsidRDefault="00B25DD1" w:rsidP="00D93D57">
            <w:pPr>
              <w:jc w:val="cente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Atos</w:t>
            </w:r>
          </w:p>
        </w:tc>
        <w:tc>
          <w:tcPr>
            <w:tcW w:w="1140" w:type="dxa"/>
            <w:tcBorders>
              <w:top w:val="nil"/>
              <w:left w:val="nil"/>
              <w:bottom w:val="single" w:sz="4" w:space="0" w:color="auto"/>
              <w:right w:val="single" w:sz="4" w:space="0" w:color="auto"/>
            </w:tcBorders>
            <w:shd w:val="clear" w:color="000000" w:fill="FFEB9C"/>
            <w:vAlign w:val="center"/>
            <w:hideMark/>
          </w:tcPr>
          <w:p w14:paraId="309898A1" w14:textId="77777777" w:rsidR="00B25DD1" w:rsidRPr="004641AF" w:rsidRDefault="00B25DD1" w:rsidP="00D93D57">
            <w:pPr>
              <w:jc w:val="cente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SHS</w:t>
            </w:r>
          </w:p>
        </w:tc>
        <w:tc>
          <w:tcPr>
            <w:tcW w:w="1560" w:type="dxa"/>
            <w:tcBorders>
              <w:top w:val="nil"/>
              <w:left w:val="nil"/>
              <w:bottom w:val="single" w:sz="4" w:space="0" w:color="auto"/>
              <w:right w:val="single" w:sz="4" w:space="0" w:color="auto"/>
            </w:tcBorders>
            <w:shd w:val="clear" w:color="000000" w:fill="FFEB9C"/>
            <w:vAlign w:val="bottom"/>
            <w:hideMark/>
          </w:tcPr>
          <w:p w14:paraId="69241C99" w14:textId="77777777" w:rsidR="00B25DD1" w:rsidRPr="004641AF" w:rsidRDefault="00B25DD1" w:rsidP="00D93D57">
            <w:pPr>
              <w:jc w:val="center"/>
              <w:rPr>
                <w:rFonts w:ascii="Calibri" w:hAnsi="Calibri" w:cs="Calibri"/>
                <w:color w:val="9C5700"/>
                <w:sz w:val="18"/>
                <w:szCs w:val="18"/>
                <w:lang w:val="en-US" w:eastAsia="en-US"/>
              </w:rPr>
            </w:pPr>
            <w:r w:rsidRPr="004641AF">
              <w:rPr>
                <w:rFonts w:ascii="Calibri" w:hAnsi="Calibri" w:cs="Calibri"/>
                <w:color w:val="9C5700"/>
                <w:sz w:val="18"/>
                <w:szCs w:val="18"/>
                <w:lang w:val="en-US" w:eastAsia="en-US"/>
              </w:rPr>
              <w:t>Needed</w:t>
            </w:r>
          </w:p>
        </w:tc>
      </w:tr>
      <w:tr w:rsidR="00B25DD1" w:rsidRPr="004641AF" w14:paraId="3BAE5699" w14:textId="77777777" w:rsidTr="00D93D57">
        <w:trPr>
          <w:trHeight w:val="930"/>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61502088"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xml:space="preserve"> ATC (only required on DEV) </w:t>
            </w:r>
          </w:p>
        </w:tc>
        <w:tc>
          <w:tcPr>
            <w:tcW w:w="2160" w:type="dxa"/>
            <w:tcBorders>
              <w:top w:val="nil"/>
              <w:left w:val="nil"/>
              <w:bottom w:val="single" w:sz="4" w:space="0" w:color="auto"/>
              <w:right w:val="single" w:sz="4" w:space="0" w:color="auto"/>
            </w:tcBorders>
            <w:shd w:val="clear" w:color="000000" w:fill="BDD7EE"/>
            <w:vAlign w:val="center"/>
            <w:hideMark/>
          </w:tcPr>
          <w:p w14:paraId="59FCFC70"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w:t>
            </w:r>
          </w:p>
        </w:tc>
        <w:tc>
          <w:tcPr>
            <w:tcW w:w="1100" w:type="dxa"/>
            <w:tcBorders>
              <w:top w:val="nil"/>
              <w:left w:val="nil"/>
              <w:bottom w:val="single" w:sz="4" w:space="0" w:color="auto"/>
              <w:right w:val="single" w:sz="4" w:space="0" w:color="auto"/>
            </w:tcBorders>
            <w:shd w:val="clear" w:color="000000" w:fill="BDD7EE"/>
            <w:vAlign w:val="center"/>
            <w:hideMark/>
          </w:tcPr>
          <w:p w14:paraId="596D3844"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Atos</w:t>
            </w:r>
          </w:p>
        </w:tc>
        <w:tc>
          <w:tcPr>
            <w:tcW w:w="1140" w:type="dxa"/>
            <w:tcBorders>
              <w:top w:val="nil"/>
              <w:left w:val="nil"/>
              <w:bottom w:val="single" w:sz="4" w:space="0" w:color="auto"/>
              <w:right w:val="single" w:sz="4" w:space="0" w:color="auto"/>
            </w:tcBorders>
            <w:shd w:val="clear" w:color="000000" w:fill="BDD7EE"/>
            <w:vAlign w:val="center"/>
            <w:hideMark/>
          </w:tcPr>
          <w:p w14:paraId="4E1471E7"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016285A9" w14:textId="77777777" w:rsidR="00B25DD1" w:rsidRPr="004641AF" w:rsidRDefault="00B25DD1" w:rsidP="00D93D57">
            <w:pPr>
              <w:jc w:val="cente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Only valid for development systems</w:t>
            </w:r>
          </w:p>
        </w:tc>
      </w:tr>
      <w:tr w:rsidR="00B25DD1" w:rsidRPr="004641AF" w14:paraId="4E01A906" w14:textId="77777777" w:rsidTr="00D93D57">
        <w:trPr>
          <w:trHeight w:val="855"/>
        </w:trPr>
        <w:tc>
          <w:tcPr>
            <w:tcW w:w="4400" w:type="dxa"/>
            <w:tcBorders>
              <w:top w:val="nil"/>
              <w:left w:val="single" w:sz="4" w:space="0" w:color="auto"/>
              <w:bottom w:val="single" w:sz="4" w:space="0" w:color="auto"/>
              <w:right w:val="single" w:sz="4" w:space="0" w:color="auto"/>
            </w:tcBorders>
            <w:shd w:val="clear" w:color="000000" w:fill="FFEB9C"/>
            <w:hideMark/>
          </w:tcPr>
          <w:p w14:paraId="2A3CF9E3" w14:textId="77777777" w:rsidR="00B25DD1" w:rsidRPr="004641AF" w:rsidRDefault="00B25DD1" w:rsidP="00D93D57">
            <w:pPr>
              <w:rPr>
                <w:rFonts w:ascii="Calibri" w:hAnsi="Calibri" w:cs="Calibri"/>
                <w:color w:val="9C5700"/>
                <w:sz w:val="22"/>
                <w:szCs w:val="22"/>
                <w:lang w:val="en-US" w:eastAsia="en-US"/>
              </w:rPr>
            </w:pPr>
            <w:r w:rsidRPr="004641AF">
              <w:rPr>
                <w:rFonts w:ascii="Calibri" w:hAnsi="Calibri" w:cs="Calibri"/>
                <w:color w:val="9C5700"/>
                <w:sz w:val="22"/>
                <w:szCs w:val="22"/>
                <w:lang w:val="en-US" w:eastAsia="en-US"/>
              </w:rPr>
              <w:t xml:space="preserve"> UC4 </w:t>
            </w:r>
          </w:p>
        </w:tc>
        <w:tc>
          <w:tcPr>
            <w:tcW w:w="2160" w:type="dxa"/>
            <w:tcBorders>
              <w:top w:val="nil"/>
              <w:left w:val="nil"/>
              <w:bottom w:val="single" w:sz="4" w:space="0" w:color="auto"/>
              <w:right w:val="single" w:sz="4" w:space="0" w:color="auto"/>
            </w:tcBorders>
            <w:shd w:val="clear" w:color="000000" w:fill="FFEB9C"/>
            <w:hideMark/>
          </w:tcPr>
          <w:p w14:paraId="004B314A" w14:textId="77777777" w:rsidR="00B25DD1" w:rsidRPr="004641AF" w:rsidRDefault="00B25DD1" w:rsidP="00D93D57">
            <w:pPr>
              <w:rPr>
                <w:rFonts w:ascii="Calibri" w:hAnsi="Calibri" w:cs="Calibri"/>
                <w:color w:val="9C5700"/>
                <w:sz w:val="22"/>
                <w:szCs w:val="22"/>
                <w:lang w:val="en-US" w:eastAsia="en-US"/>
              </w:rPr>
            </w:pPr>
            <w:r w:rsidRPr="004641AF">
              <w:rPr>
                <w:rFonts w:ascii="Calibri" w:hAnsi="Calibri" w:cs="Calibri"/>
                <w:color w:val="9C5700"/>
                <w:sz w:val="22"/>
                <w:szCs w:val="22"/>
                <w:lang w:val="en-US" w:eastAsia="en-US"/>
              </w:rPr>
              <w:t> </w:t>
            </w:r>
          </w:p>
        </w:tc>
        <w:tc>
          <w:tcPr>
            <w:tcW w:w="1100" w:type="dxa"/>
            <w:tcBorders>
              <w:top w:val="nil"/>
              <w:left w:val="nil"/>
              <w:bottom w:val="single" w:sz="4" w:space="0" w:color="auto"/>
              <w:right w:val="single" w:sz="4" w:space="0" w:color="auto"/>
            </w:tcBorders>
            <w:shd w:val="clear" w:color="000000" w:fill="FFEB9C"/>
            <w:hideMark/>
          </w:tcPr>
          <w:p w14:paraId="5FAEA3B8" w14:textId="77777777" w:rsidR="00B25DD1" w:rsidRPr="004641AF" w:rsidRDefault="00B25DD1" w:rsidP="00D93D57">
            <w:pPr>
              <w:jc w:val="cente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Atos</w:t>
            </w:r>
          </w:p>
        </w:tc>
        <w:tc>
          <w:tcPr>
            <w:tcW w:w="1140" w:type="dxa"/>
            <w:tcBorders>
              <w:top w:val="nil"/>
              <w:left w:val="nil"/>
              <w:bottom w:val="single" w:sz="4" w:space="0" w:color="auto"/>
              <w:right w:val="single" w:sz="4" w:space="0" w:color="auto"/>
            </w:tcBorders>
            <w:shd w:val="clear" w:color="000000" w:fill="FFEB9C"/>
            <w:hideMark/>
          </w:tcPr>
          <w:p w14:paraId="49CBC0C2" w14:textId="77777777" w:rsidR="00B25DD1" w:rsidRPr="004641AF" w:rsidRDefault="00B25DD1" w:rsidP="00D93D57">
            <w:pPr>
              <w:jc w:val="cente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SHS</w:t>
            </w:r>
          </w:p>
        </w:tc>
        <w:tc>
          <w:tcPr>
            <w:tcW w:w="1560" w:type="dxa"/>
            <w:tcBorders>
              <w:top w:val="nil"/>
              <w:left w:val="nil"/>
              <w:bottom w:val="single" w:sz="4" w:space="0" w:color="auto"/>
              <w:right w:val="single" w:sz="4" w:space="0" w:color="auto"/>
            </w:tcBorders>
            <w:shd w:val="clear" w:color="000000" w:fill="FFEB9C"/>
            <w:hideMark/>
          </w:tcPr>
          <w:p w14:paraId="28AE9E75" w14:textId="77777777" w:rsidR="00B25DD1" w:rsidRPr="004641AF" w:rsidRDefault="00B25DD1" w:rsidP="00D93D57">
            <w:pPr>
              <w:jc w:val="cente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Confirm with customer</w:t>
            </w:r>
          </w:p>
        </w:tc>
      </w:tr>
      <w:tr w:rsidR="00B25DD1" w:rsidRPr="004641AF" w14:paraId="7A9D5846"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30BE1FB3"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cleanup scripts</w:t>
            </w:r>
          </w:p>
        </w:tc>
        <w:tc>
          <w:tcPr>
            <w:tcW w:w="2160" w:type="dxa"/>
            <w:tcBorders>
              <w:top w:val="nil"/>
              <w:left w:val="nil"/>
              <w:bottom w:val="single" w:sz="4" w:space="0" w:color="auto"/>
              <w:right w:val="single" w:sz="4" w:space="0" w:color="auto"/>
            </w:tcBorders>
            <w:shd w:val="clear" w:color="000000" w:fill="BDD7EE"/>
            <w:vAlign w:val="center"/>
            <w:hideMark/>
          </w:tcPr>
          <w:p w14:paraId="08D2EBAD"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w:t>
            </w:r>
          </w:p>
        </w:tc>
        <w:tc>
          <w:tcPr>
            <w:tcW w:w="1100" w:type="dxa"/>
            <w:tcBorders>
              <w:top w:val="nil"/>
              <w:left w:val="nil"/>
              <w:bottom w:val="single" w:sz="4" w:space="0" w:color="auto"/>
              <w:right w:val="single" w:sz="4" w:space="0" w:color="auto"/>
            </w:tcBorders>
            <w:shd w:val="clear" w:color="000000" w:fill="BDD7EE"/>
            <w:vAlign w:val="center"/>
            <w:hideMark/>
          </w:tcPr>
          <w:p w14:paraId="1EA7F091"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Atos</w:t>
            </w:r>
          </w:p>
        </w:tc>
        <w:tc>
          <w:tcPr>
            <w:tcW w:w="1140" w:type="dxa"/>
            <w:tcBorders>
              <w:top w:val="nil"/>
              <w:left w:val="nil"/>
              <w:bottom w:val="single" w:sz="4" w:space="0" w:color="auto"/>
              <w:right w:val="single" w:sz="4" w:space="0" w:color="auto"/>
            </w:tcBorders>
            <w:shd w:val="clear" w:color="000000" w:fill="BDD7EE"/>
            <w:vAlign w:val="center"/>
            <w:hideMark/>
          </w:tcPr>
          <w:p w14:paraId="2BC49E4E"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30F9CF95"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Needed</w:t>
            </w:r>
          </w:p>
        </w:tc>
      </w:tr>
      <w:tr w:rsidR="00B25DD1" w:rsidRPr="004641AF" w14:paraId="65029AD7" w14:textId="77777777" w:rsidTr="00D93D57">
        <w:trPr>
          <w:trHeight w:val="570"/>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01506AC6"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RFC callback</w:t>
            </w:r>
          </w:p>
        </w:tc>
        <w:tc>
          <w:tcPr>
            <w:tcW w:w="2160" w:type="dxa"/>
            <w:tcBorders>
              <w:top w:val="nil"/>
              <w:left w:val="nil"/>
              <w:bottom w:val="single" w:sz="4" w:space="0" w:color="auto"/>
              <w:right w:val="single" w:sz="4" w:space="0" w:color="auto"/>
            </w:tcBorders>
            <w:shd w:val="clear" w:color="000000" w:fill="BDD7EE"/>
            <w:vAlign w:val="center"/>
            <w:hideMark/>
          </w:tcPr>
          <w:p w14:paraId="051CCC6E"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w:t>
            </w:r>
          </w:p>
        </w:tc>
        <w:tc>
          <w:tcPr>
            <w:tcW w:w="1100" w:type="dxa"/>
            <w:tcBorders>
              <w:top w:val="nil"/>
              <w:left w:val="nil"/>
              <w:bottom w:val="single" w:sz="4" w:space="0" w:color="auto"/>
              <w:right w:val="single" w:sz="4" w:space="0" w:color="auto"/>
            </w:tcBorders>
            <w:shd w:val="clear" w:color="000000" w:fill="BDD7EE"/>
            <w:vAlign w:val="center"/>
            <w:hideMark/>
          </w:tcPr>
          <w:p w14:paraId="3CDB48AB"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Atos</w:t>
            </w:r>
          </w:p>
        </w:tc>
        <w:tc>
          <w:tcPr>
            <w:tcW w:w="1140" w:type="dxa"/>
            <w:tcBorders>
              <w:top w:val="nil"/>
              <w:left w:val="nil"/>
              <w:bottom w:val="single" w:sz="4" w:space="0" w:color="auto"/>
              <w:right w:val="single" w:sz="4" w:space="0" w:color="auto"/>
            </w:tcBorders>
            <w:shd w:val="clear" w:color="000000" w:fill="BDD7EE"/>
            <w:vAlign w:val="center"/>
            <w:hideMark/>
          </w:tcPr>
          <w:p w14:paraId="437F89A4"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0ED0380A"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Check only</w:t>
            </w:r>
          </w:p>
        </w:tc>
      </w:tr>
      <w:tr w:rsidR="00B25DD1" w:rsidRPr="004641AF" w14:paraId="26ADDE4A" w14:textId="77777777" w:rsidTr="00D93D57">
        <w:trPr>
          <w:trHeight w:val="570"/>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2FFB27B0"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xml:space="preserve"> UCON </w:t>
            </w:r>
          </w:p>
        </w:tc>
        <w:tc>
          <w:tcPr>
            <w:tcW w:w="2160" w:type="dxa"/>
            <w:tcBorders>
              <w:top w:val="nil"/>
              <w:left w:val="nil"/>
              <w:bottom w:val="single" w:sz="4" w:space="0" w:color="auto"/>
              <w:right w:val="single" w:sz="4" w:space="0" w:color="auto"/>
            </w:tcBorders>
            <w:shd w:val="clear" w:color="000000" w:fill="BDD7EE"/>
            <w:vAlign w:val="center"/>
            <w:hideMark/>
          </w:tcPr>
          <w:p w14:paraId="512E4EE6"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w:t>
            </w:r>
          </w:p>
        </w:tc>
        <w:tc>
          <w:tcPr>
            <w:tcW w:w="1100" w:type="dxa"/>
            <w:tcBorders>
              <w:top w:val="nil"/>
              <w:left w:val="nil"/>
              <w:bottom w:val="single" w:sz="4" w:space="0" w:color="auto"/>
              <w:right w:val="single" w:sz="4" w:space="0" w:color="auto"/>
            </w:tcBorders>
            <w:shd w:val="clear" w:color="000000" w:fill="BDD7EE"/>
            <w:vAlign w:val="center"/>
            <w:hideMark/>
          </w:tcPr>
          <w:p w14:paraId="78959DBA"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Atos</w:t>
            </w:r>
          </w:p>
        </w:tc>
        <w:tc>
          <w:tcPr>
            <w:tcW w:w="1140" w:type="dxa"/>
            <w:tcBorders>
              <w:top w:val="nil"/>
              <w:left w:val="nil"/>
              <w:bottom w:val="single" w:sz="4" w:space="0" w:color="auto"/>
              <w:right w:val="single" w:sz="4" w:space="0" w:color="auto"/>
            </w:tcBorders>
            <w:shd w:val="clear" w:color="000000" w:fill="BDD7EE"/>
            <w:vAlign w:val="center"/>
            <w:hideMark/>
          </w:tcPr>
          <w:p w14:paraId="1ED0D00C"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4BCA305B"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Check only</w:t>
            </w:r>
          </w:p>
        </w:tc>
      </w:tr>
      <w:tr w:rsidR="00B25DD1" w:rsidRPr="004641AF" w14:paraId="64980CBB" w14:textId="77777777" w:rsidTr="00D93D57">
        <w:trPr>
          <w:trHeight w:val="570"/>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77357E71"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roofErr w:type="spellStart"/>
            <w:r w:rsidRPr="004641AF">
              <w:rPr>
                <w:rFonts w:ascii="Calibri" w:hAnsi="Calibri" w:cs="Calibri"/>
                <w:b/>
                <w:bCs/>
                <w:color w:val="3F3F76"/>
                <w:sz w:val="22"/>
                <w:szCs w:val="22"/>
                <w:lang w:val="en-US" w:eastAsia="en-US"/>
              </w:rPr>
              <w:t>Medcompare</w:t>
            </w:r>
            <w:proofErr w:type="spellEnd"/>
          </w:p>
        </w:tc>
        <w:tc>
          <w:tcPr>
            <w:tcW w:w="2160" w:type="dxa"/>
            <w:tcBorders>
              <w:top w:val="nil"/>
              <w:left w:val="nil"/>
              <w:bottom w:val="single" w:sz="4" w:space="0" w:color="auto"/>
              <w:right w:val="single" w:sz="4" w:space="0" w:color="auto"/>
            </w:tcBorders>
            <w:shd w:val="clear" w:color="000000" w:fill="BDD7EE"/>
            <w:vAlign w:val="center"/>
            <w:hideMark/>
          </w:tcPr>
          <w:p w14:paraId="5A40B2C7"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w:t>
            </w:r>
          </w:p>
        </w:tc>
        <w:tc>
          <w:tcPr>
            <w:tcW w:w="1100" w:type="dxa"/>
            <w:tcBorders>
              <w:top w:val="nil"/>
              <w:left w:val="nil"/>
              <w:bottom w:val="single" w:sz="4" w:space="0" w:color="auto"/>
              <w:right w:val="single" w:sz="4" w:space="0" w:color="auto"/>
            </w:tcBorders>
            <w:shd w:val="clear" w:color="000000" w:fill="BDD7EE"/>
            <w:vAlign w:val="center"/>
            <w:hideMark/>
          </w:tcPr>
          <w:p w14:paraId="7F1774B3"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Atos</w:t>
            </w:r>
          </w:p>
        </w:tc>
        <w:tc>
          <w:tcPr>
            <w:tcW w:w="1140" w:type="dxa"/>
            <w:tcBorders>
              <w:top w:val="nil"/>
              <w:left w:val="nil"/>
              <w:bottom w:val="single" w:sz="4" w:space="0" w:color="auto"/>
              <w:right w:val="single" w:sz="4" w:space="0" w:color="auto"/>
            </w:tcBorders>
            <w:shd w:val="clear" w:color="000000" w:fill="BDD7EE"/>
            <w:vAlign w:val="center"/>
            <w:hideMark/>
          </w:tcPr>
          <w:p w14:paraId="41E4F342"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07550B1D"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Check only</w:t>
            </w:r>
          </w:p>
        </w:tc>
      </w:tr>
      <w:tr w:rsidR="00B25DD1" w:rsidRPr="004641AF" w14:paraId="330ACF18"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FFEB9C"/>
            <w:vAlign w:val="center"/>
            <w:hideMark/>
          </w:tcPr>
          <w:p w14:paraId="382D60CA" w14:textId="77777777" w:rsidR="00B25DD1" w:rsidRPr="004641AF" w:rsidRDefault="00B25DD1" w:rsidP="00D93D57">
            <w:pP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 Gama notifications</w:t>
            </w:r>
          </w:p>
        </w:tc>
        <w:tc>
          <w:tcPr>
            <w:tcW w:w="2160" w:type="dxa"/>
            <w:tcBorders>
              <w:top w:val="nil"/>
              <w:left w:val="nil"/>
              <w:bottom w:val="single" w:sz="4" w:space="0" w:color="auto"/>
              <w:right w:val="single" w:sz="4" w:space="0" w:color="auto"/>
            </w:tcBorders>
            <w:shd w:val="clear" w:color="000000" w:fill="FFEB9C"/>
            <w:vAlign w:val="bottom"/>
            <w:hideMark/>
          </w:tcPr>
          <w:p w14:paraId="3FE6ECB7" w14:textId="77777777" w:rsidR="00B25DD1" w:rsidRPr="004641AF" w:rsidRDefault="00B25DD1" w:rsidP="00D93D57">
            <w:pPr>
              <w:rPr>
                <w:rFonts w:ascii="Calibri" w:hAnsi="Calibri" w:cs="Calibri"/>
                <w:color w:val="9C5700"/>
                <w:sz w:val="18"/>
                <w:szCs w:val="18"/>
                <w:lang w:val="en-US" w:eastAsia="en-US"/>
              </w:rPr>
            </w:pPr>
            <w:r w:rsidRPr="004641AF">
              <w:rPr>
                <w:rFonts w:ascii="Calibri" w:hAnsi="Calibri" w:cs="Calibri"/>
                <w:color w:val="9C5700"/>
                <w:sz w:val="18"/>
                <w:szCs w:val="18"/>
                <w:lang w:val="en-US" w:eastAsia="en-US"/>
              </w:rPr>
              <w:t> </w:t>
            </w:r>
          </w:p>
        </w:tc>
        <w:tc>
          <w:tcPr>
            <w:tcW w:w="1100" w:type="dxa"/>
            <w:tcBorders>
              <w:top w:val="nil"/>
              <w:left w:val="nil"/>
              <w:bottom w:val="single" w:sz="4" w:space="0" w:color="auto"/>
              <w:right w:val="single" w:sz="4" w:space="0" w:color="auto"/>
            </w:tcBorders>
            <w:shd w:val="clear" w:color="000000" w:fill="FFEB9C"/>
            <w:vAlign w:val="center"/>
            <w:hideMark/>
          </w:tcPr>
          <w:p w14:paraId="1913FF53" w14:textId="77777777" w:rsidR="00B25DD1" w:rsidRPr="004641AF" w:rsidRDefault="00B25DD1" w:rsidP="00D93D57">
            <w:pPr>
              <w:jc w:val="cente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Atos</w:t>
            </w:r>
          </w:p>
        </w:tc>
        <w:tc>
          <w:tcPr>
            <w:tcW w:w="1140" w:type="dxa"/>
            <w:tcBorders>
              <w:top w:val="nil"/>
              <w:left w:val="nil"/>
              <w:bottom w:val="single" w:sz="4" w:space="0" w:color="auto"/>
              <w:right w:val="single" w:sz="4" w:space="0" w:color="auto"/>
            </w:tcBorders>
            <w:shd w:val="clear" w:color="000000" w:fill="FFEB9C"/>
            <w:vAlign w:val="center"/>
            <w:hideMark/>
          </w:tcPr>
          <w:p w14:paraId="2F36DAA3" w14:textId="77777777" w:rsidR="00B25DD1" w:rsidRPr="004641AF" w:rsidRDefault="00B25DD1" w:rsidP="00D93D57">
            <w:pPr>
              <w:jc w:val="center"/>
              <w:rPr>
                <w:rFonts w:ascii="Calibri" w:hAnsi="Calibri" w:cs="Calibri"/>
                <w:b/>
                <w:bCs/>
                <w:color w:val="9C5700"/>
                <w:sz w:val="22"/>
                <w:szCs w:val="22"/>
                <w:lang w:val="en-US" w:eastAsia="en-US"/>
              </w:rPr>
            </w:pPr>
            <w:r w:rsidRPr="004641AF">
              <w:rPr>
                <w:rFonts w:ascii="Calibri" w:hAnsi="Calibri" w:cs="Calibri"/>
                <w:b/>
                <w:bCs/>
                <w:color w:val="9C5700"/>
                <w:sz w:val="22"/>
                <w:szCs w:val="22"/>
                <w:lang w:val="en-US" w:eastAsia="en-US"/>
              </w:rPr>
              <w:t>SHS</w:t>
            </w:r>
          </w:p>
        </w:tc>
        <w:tc>
          <w:tcPr>
            <w:tcW w:w="1560" w:type="dxa"/>
            <w:tcBorders>
              <w:top w:val="nil"/>
              <w:left w:val="nil"/>
              <w:bottom w:val="single" w:sz="4" w:space="0" w:color="auto"/>
              <w:right w:val="single" w:sz="4" w:space="0" w:color="auto"/>
            </w:tcBorders>
            <w:shd w:val="clear" w:color="000000" w:fill="FFEB9C"/>
            <w:vAlign w:val="bottom"/>
            <w:hideMark/>
          </w:tcPr>
          <w:p w14:paraId="666E5DA1" w14:textId="77777777" w:rsidR="00B25DD1" w:rsidRPr="004641AF" w:rsidRDefault="00B25DD1" w:rsidP="00D93D57">
            <w:pPr>
              <w:jc w:val="center"/>
              <w:rPr>
                <w:rFonts w:ascii="Calibri" w:hAnsi="Calibri" w:cs="Calibri"/>
                <w:color w:val="9C5700"/>
                <w:sz w:val="18"/>
                <w:szCs w:val="18"/>
                <w:lang w:val="en-US" w:eastAsia="en-US"/>
              </w:rPr>
            </w:pPr>
            <w:r w:rsidRPr="004641AF">
              <w:rPr>
                <w:rFonts w:ascii="Calibri" w:hAnsi="Calibri" w:cs="Calibri"/>
                <w:color w:val="9C5700"/>
                <w:sz w:val="18"/>
                <w:szCs w:val="18"/>
                <w:lang w:val="en-US" w:eastAsia="en-US"/>
              </w:rPr>
              <w:t>Check only</w:t>
            </w:r>
          </w:p>
        </w:tc>
      </w:tr>
      <w:tr w:rsidR="00B25DD1" w:rsidRPr="004641AF" w14:paraId="4CF233B3"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40B78AE2"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/SIE/ namespace</w:t>
            </w:r>
          </w:p>
        </w:tc>
        <w:tc>
          <w:tcPr>
            <w:tcW w:w="2160" w:type="dxa"/>
            <w:tcBorders>
              <w:top w:val="nil"/>
              <w:left w:val="nil"/>
              <w:bottom w:val="single" w:sz="4" w:space="0" w:color="auto"/>
              <w:right w:val="single" w:sz="4" w:space="0" w:color="auto"/>
            </w:tcBorders>
            <w:shd w:val="clear" w:color="000000" w:fill="BDD7EE"/>
            <w:vAlign w:val="center"/>
            <w:hideMark/>
          </w:tcPr>
          <w:p w14:paraId="5C57DEA9"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w:t>
            </w:r>
          </w:p>
        </w:tc>
        <w:tc>
          <w:tcPr>
            <w:tcW w:w="1100" w:type="dxa"/>
            <w:tcBorders>
              <w:top w:val="nil"/>
              <w:left w:val="nil"/>
              <w:bottom w:val="single" w:sz="4" w:space="0" w:color="auto"/>
              <w:right w:val="single" w:sz="4" w:space="0" w:color="auto"/>
            </w:tcBorders>
            <w:shd w:val="clear" w:color="000000" w:fill="BDD7EE"/>
            <w:vAlign w:val="center"/>
            <w:hideMark/>
          </w:tcPr>
          <w:p w14:paraId="3205DC14"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Atos</w:t>
            </w:r>
          </w:p>
        </w:tc>
        <w:tc>
          <w:tcPr>
            <w:tcW w:w="1140" w:type="dxa"/>
            <w:tcBorders>
              <w:top w:val="nil"/>
              <w:left w:val="nil"/>
              <w:bottom w:val="single" w:sz="4" w:space="0" w:color="auto"/>
              <w:right w:val="single" w:sz="4" w:space="0" w:color="auto"/>
            </w:tcBorders>
            <w:shd w:val="clear" w:color="000000" w:fill="BDD7EE"/>
            <w:vAlign w:val="center"/>
            <w:hideMark/>
          </w:tcPr>
          <w:p w14:paraId="25D8A736"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03938216" w14:textId="77777777" w:rsidR="00B25DD1" w:rsidRPr="004641AF" w:rsidRDefault="00B25DD1" w:rsidP="00D93D57">
            <w:pPr>
              <w:jc w:val="cente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Check only</w:t>
            </w:r>
          </w:p>
        </w:tc>
      </w:tr>
      <w:tr w:rsidR="00B25DD1" w:rsidRPr="004641AF" w14:paraId="32B75581" w14:textId="77777777" w:rsidTr="00D93D57">
        <w:trPr>
          <w:trHeight w:val="285"/>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02B62C3A"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xml:space="preserve"> Special user tool </w:t>
            </w:r>
          </w:p>
        </w:tc>
        <w:tc>
          <w:tcPr>
            <w:tcW w:w="2160" w:type="dxa"/>
            <w:tcBorders>
              <w:top w:val="nil"/>
              <w:left w:val="nil"/>
              <w:bottom w:val="single" w:sz="4" w:space="0" w:color="auto"/>
              <w:right w:val="single" w:sz="4" w:space="0" w:color="auto"/>
            </w:tcBorders>
            <w:shd w:val="clear" w:color="000000" w:fill="BDD7EE"/>
            <w:vAlign w:val="center"/>
            <w:hideMark/>
          </w:tcPr>
          <w:p w14:paraId="21CB6A84"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w:t>
            </w:r>
          </w:p>
        </w:tc>
        <w:tc>
          <w:tcPr>
            <w:tcW w:w="1100" w:type="dxa"/>
            <w:tcBorders>
              <w:top w:val="nil"/>
              <w:left w:val="nil"/>
              <w:bottom w:val="single" w:sz="4" w:space="0" w:color="auto"/>
              <w:right w:val="single" w:sz="4" w:space="0" w:color="auto"/>
            </w:tcBorders>
            <w:shd w:val="clear" w:color="000000" w:fill="BDD7EE"/>
            <w:vAlign w:val="center"/>
            <w:hideMark/>
          </w:tcPr>
          <w:p w14:paraId="13C1FB56"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Atos</w:t>
            </w:r>
          </w:p>
        </w:tc>
        <w:tc>
          <w:tcPr>
            <w:tcW w:w="1140" w:type="dxa"/>
            <w:tcBorders>
              <w:top w:val="nil"/>
              <w:left w:val="nil"/>
              <w:bottom w:val="single" w:sz="4" w:space="0" w:color="auto"/>
              <w:right w:val="single" w:sz="4" w:space="0" w:color="auto"/>
            </w:tcBorders>
            <w:shd w:val="clear" w:color="000000" w:fill="BDD7EE"/>
            <w:vAlign w:val="center"/>
            <w:hideMark/>
          </w:tcPr>
          <w:p w14:paraId="13D3D143"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400FA19A" w14:textId="77777777" w:rsidR="00B25DD1" w:rsidRPr="004641AF" w:rsidRDefault="00B25DD1" w:rsidP="00D93D57">
            <w:pPr>
              <w:jc w:val="cente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Check only</w:t>
            </w:r>
          </w:p>
        </w:tc>
      </w:tr>
      <w:tr w:rsidR="00B25DD1" w:rsidRPr="004641AF" w14:paraId="41E79A02" w14:textId="77777777" w:rsidTr="00D93D57">
        <w:trPr>
          <w:trHeight w:val="465"/>
        </w:trPr>
        <w:tc>
          <w:tcPr>
            <w:tcW w:w="4400" w:type="dxa"/>
            <w:tcBorders>
              <w:top w:val="nil"/>
              <w:left w:val="single" w:sz="4" w:space="0" w:color="auto"/>
              <w:bottom w:val="single" w:sz="4" w:space="0" w:color="auto"/>
              <w:right w:val="single" w:sz="4" w:space="0" w:color="auto"/>
            </w:tcBorders>
            <w:shd w:val="clear" w:color="000000" w:fill="BDD7EE"/>
            <w:vAlign w:val="center"/>
            <w:hideMark/>
          </w:tcPr>
          <w:p w14:paraId="3E58176C" w14:textId="77777777" w:rsidR="00B25DD1" w:rsidRPr="004641AF" w:rsidRDefault="00B25DD1" w:rsidP="00D93D57">
            <w:pP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USMM (prod only)</w:t>
            </w:r>
          </w:p>
        </w:tc>
        <w:tc>
          <w:tcPr>
            <w:tcW w:w="2160" w:type="dxa"/>
            <w:tcBorders>
              <w:top w:val="nil"/>
              <w:left w:val="nil"/>
              <w:bottom w:val="single" w:sz="4" w:space="0" w:color="auto"/>
              <w:right w:val="single" w:sz="4" w:space="0" w:color="auto"/>
            </w:tcBorders>
            <w:shd w:val="clear" w:color="000000" w:fill="BDD7EE"/>
            <w:vAlign w:val="center"/>
            <w:hideMark/>
          </w:tcPr>
          <w:p w14:paraId="548750BE" w14:textId="77777777" w:rsidR="00B25DD1" w:rsidRPr="004641AF" w:rsidRDefault="00B25DD1" w:rsidP="00D93D57">
            <w:pP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 </w:t>
            </w:r>
          </w:p>
        </w:tc>
        <w:tc>
          <w:tcPr>
            <w:tcW w:w="1100" w:type="dxa"/>
            <w:tcBorders>
              <w:top w:val="nil"/>
              <w:left w:val="nil"/>
              <w:bottom w:val="single" w:sz="4" w:space="0" w:color="auto"/>
              <w:right w:val="single" w:sz="4" w:space="0" w:color="auto"/>
            </w:tcBorders>
            <w:shd w:val="clear" w:color="000000" w:fill="BDD7EE"/>
            <w:vAlign w:val="center"/>
            <w:hideMark/>
          </w:tcPr>
          <w:p w14:paraId="66315FF0"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Atos</w:t>
            </w:r>
          </w:p>
        </w:tc>
        <w:tc>
          <w:tcPr>
            <w:tcW w:w="1140" w:type="dxa"/>
            <w:tcBorders>
              <w:top w:val="nil"/>
              <w:left w:val="nil"/>
              <w:bottom w:val="single" w:sz="4" w:space="0" w:color="auto"/>
              <w:right w:val="single" w:sz="4" w:space="0" w:color="auto"/>
            </w:tcBorders>
            <w:shd w:val="clear" w:color="000000" w:fill="BDD7EE"/>
            <w:vAlign w:val="center"/>
            <w:hideMark/>
          </w:tcPr>
          <w:p w14:paraId="0F3A6F01" w14:textId="77777777" w:rsidR="00B25DD1" w:rsidRPr="004641AF" w:rsidRDefault="00B25DD1" w:rsidP="00D93D57">
            <w:pPr>
              <w:jc w:val="center"/>
              <w:rPr>
                <w:rFonts w:ascii="Calibri" w:hAnsi="Calibri" w:cs="Calibri"/>
                <w:b/>
                <w:bCs/>
                <w:color w:val="3F3F76"/>
                <w:sz w:val="22"/>
                <w:szCs w:val="22"/>
                <w:lang w:val="en-US" w:eastAsia="en-US"/>
              </w:rPr>
            </w:pPr>
            <w:r w:rsidRPr="004641AF">
              <w:rPr>
                <w:rFonts w:ascii="Calibri" w:hAnsi="Calibri" w:cs="Calibri"/>
                <w:b/>
                <w:bCs/>
                <w:color w:val="3F3F76"/>
                <w:sz w:val="22"/>
                <w:szCs w:val="22"/>
                <w:lang w:val="en-US" w:eastAsia="en-US"/>
              </w:rPr>
              <w:t> </w:t>
            </w:r>
          </w:p>
        </w:tc>
        <w:tc>
          <w:tcPr>
            <w:tcW w:w="1560" w:type="dxa"/>
            <w:tcBorders>
              <w:top w:val="nil"/>
              <w:left w:val="nil"/>
              <w:bottom w:val="single" w:sz="4" w:space="0" w:color="auto"/>
              <w:right w:val="single" w:sz="4" w:space="0" w:color="auto"/>
            </w:tcBorders>
            <w:shd w:val="clear" w:color="000000" w:fill="BDD7EE"/>
            <w:vAlign w:val="center"/>
            <w:hideMark/>
          </w:tcPr>
          <w:p w14:paraId="4FC133A8" w14:textId="77777777" w:rsidR="00B25DD1" w:rsidRPr="004641AF" w:rsidRDefault="00B25DD1" w:rsidP="00D93D57">
            <w:pPr>
              <w:jc w:val="center"/>
              <w:rPr>
                <w:rFonts w:ascii="Calibri" w:hAnsi="Calibri" w:cs="Calibri"/>
                <w:color w:val="3F3F76"/>
                <w:sz w:val="18"/>
                <w:szCs w:val="18"/>
                <w:lang w:val="en-US" w:eastAsia="en-US"/>
              </w:rPr>
            </w:pPr>
            <w:r w:rsidRPr="004641AF">
              <w:rPr>
                <w:rFonts w:ascii="Calibri" w:hAnsi="Calibri" w:cs="Calibri"/>
                <w:color w:val="3F3F76"/>
                <w:sz w:val="18"/>
                <w:szCs w:val="18"/>
                <w:lang w:val="en-US" w:eastAsia="en-US"/>
              </w:rPr>
              <w:t>Only for Prod</w:t>
            </w:r>
          </w:p>
        </w:tc>
      </w:tr>
    </w:tbl>
    <w:p w14:paraId="6D0C20BB" w14:textId="77777777" w:rsidR="00B25DD1" w:rsidRPr="00262E78" w:rsidRDefault="00B25DD1" w:rsidP="00B25DD1">
      <w:pPr>
        <w:ind w:left="360"/>
        <w:rPr>
          <w:b/>
          <w:bCs/>
          <w:sz w:val="16"/>
          <w:szCs w:val="16"/>
        </w:rPr>
      </w:pPr>
    </w:p>
    <w:p w14:paraId="3B8FA346" w14:textId="77777777" w:rsidR="008A10AC" w:rsidRPr="00262E78" w:rsidRDefault="008A10AC">
      <w:pPr>
        <w:rPr>
          <w:b/>
          <w:bCs/>
          <w:sz w:val="16"/>
          <w:szCs w:val="16"/>
        </w:rPr>
      </w:pPr>
    </w:p>
    <w:sectPr w:rsidR="008A10AC" w:rsidRPr="00262E7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Lorin Auner" w:date="2021-08-10T19:50:00Z" w:initials="AL(AEAT">
    <w:p w14:paraId="5AFE2CDA" w14:textId="77777777" w:rsidR="002213F9" w:rsidRDefault="002213F9" w:rsidP="002213F9">
      <w:pPr>
        <w:pStyle w:val="CommentText"/>
      </w:pPr>
      <w:r>
        <w:rPr>
          <w:rStyle w:val="CommentReference"/>
        </w:rPr>
        <w:annotationRef/>
      </w:r>
      <w:r>
        <w:t>Please enter CMO DC Locations</w:t>
      </w:r>
    </w:p>
  </w:comment>
  <w:comment w:id="11" w:author="Bhanawat, Arvind" w:date="2021-08-16T16:31:00Z" w:initials="BA">
    <w:p w14:paraId="640B80A8" w14:textId="77777777" w:rsidR="002213F9" w:rsidRDefault="002213F9" w:rsidP="002213F9">
      <w:pPr>
        <w:pStyle w:val="CommentText"/>
      </w:pPr>
      <w:r>
        <w:t>Added</w:t>
      </w:r>
      <w:r>
        <w:rPr>
          <w:rStyle w:val="CommentReference"/>
        </w:rPr>
        <w:annotationRef/>
      </w:r>
    </w:p>
  </w:comment>
  <w:comment w:id="21" w:author="Bhanawat, Arvind" w:date="2021-07-26T17:27:00Z" w:initials="BA">
    <w:p w14:paraId="5A184276" w14:textId="77777777" w:rsidR="00262E78" w:rsidRDefault="00262E78" w:rsidP="00262E78">
      <w:pPr>
        <w:pStyle w:val="CommentText"/>
      </w:pPr>
      <w:r>
        <w:rPr>
          <w:rStyle w:val="CommentReference"/>
        </w:rPr>
        <w:annotationRef/>
      </w:r>
      <w:r>
        <w:t xml:space="preserve">Need to check with Binoda or Alkesh if wither of </w:t>
      </w:r>
      <w:proofErr w:type="gramStart"/>
      <w:r>
        <w:t>they</w:t>
      </w:r>
      <w:proofErr w:type="gramEnd"/>
      <w:r>
        <w:t xml:space="preserve"> have it? We just need High level Diagram</w:t>
      </w:r>
    </w:p>
  </w:comment>
  <w:comment w:id="22" w:author="Bhanawat, Arvind" w:date="2021-07-30T11:49:00Z" w:initials="BA">
    <w:p w14:paraId="6FBA7FEE" w14:textId="77777777" w:rsidR="00262E78" w:rsidRDefault="00262E78" w:rsidP="00262E78">
      <w:pPr>
        <w:pStyle w:val="CommentText"/>
      </w:pPr>
      <w:r>
        <w:t xml:space="preserve">@ Lorin - I will have to remove this section as we do not have CMO network design. After checking with Alkesh from DCS team. </w:t>
      </w:r>
      <w:r>
        <w:rPr>
          <w:rStyle w:val="CommentReference"/>
        </w:rPr>
        <w:annotationRef/>
      </w:r>
    </w:p>
  </w:comment>
  <w:comment w:id="19" w:author="Lorin Auner" w:date="2021-08-10T19:29:00Z" w:initials="AL(AEAT">
    <w:p w14:paraId="60CAD036" w14:textId="77777777" w:rsidR="00262E78" w:rsidRDefault="00262E78" w:rsidP="00262E78">
      <w:pPr>
        <w:pStyle w:val="CommentText"/>
      </w:pPr>
      <w:r>
        <w:rPr>
          <w:rStyle w:val="CommentReference"/>
        </w:rPr>
        <w:annotationRef/>
      </w:r>
      <w:r>
        <w:t>For comparison purpose we agreed with Chris Kernaghan to include CMO Network Bandwidth.</w:t>
      </w:r>
    </w:p>
  </w:comment>
  <w:comment w:id="20" w:author="Bhanawat, Arvind" w:date="2021-08-16T16:01:00Z" w:initials="BA">
    <w:p w14:paraId="5FA2801B" w14:textId="77777777" w:rsidR="00262E78" w:rsidRDefault="00262E78" w:rsidP="00262E78">
      <w:pPr>
        <w:pStyle w:val="CommentText"/>
      </w:pPr>
      <w:r>
        <w:t>Added</w:t>
      </w:r>
      <w:r>
        <w:rPr>
          <w:rStyle w:val="CommentReference"/>
        </w:rPr>
        <w:annotationRef/>
      </w:r>
    </w:p>
  </w:comment>
  <w:comment w:id="25" w:author="Bhanawat, Arvind" w:date="2021-07-26T17:57:00Z" w:initials="BA">
    <w:p w14:paraId="424D17FB" w14:textId="77777777" w:rsidR="00262E78" w:rsidRDefault="00262E78" w:rsidP="00262E78">
      <w:pPr>
        <w:pStyle w:val="CommentText"/>
      </w:pPr>
      <w:r>
        <w:rPr>
          <w:rStyle w:val="CommentReference"/>
        </w:rPr>
        <w:annotationRef/>
      </w:r>
      <w:r>
        <w:t>Add CMO Sizing details</w:t>
      </w:r>
    </w:p>
  </w:comment>
  <w:comment w:id="26" w:author="Lorin Auner" w:date="2021-07-26T21:08:00Z" w:initials="AT">
    <w:p w14:paraId="229DC6DC" w14:textId="77777777" w:rsidR="00262E78" w:rsidRDefault="00262E78" w:rsidP="00262E78">
      <w:pPr>
        <w:pStyle w:val="CommentText"/>
      </w:pPr>
      <w:r>
        <w:t>Where will you add the SAP HANA Sizing Reports?</w:t>
      </w:r>
      <w:r>
        <w:rPr>
          <w:rStyle w:val="CommentReference"/>
        </w:rPr>
        <w:annotationRef/>
      </w:r>
    </w:p>
  </w:comment>
  <w:comment w:id="27" w:author="Bhanawat, Arvind [2]" w:date="2021-07-30T17:34:00Z" w:initials="BA">
    <w:p w14:paraId="19E2B520" w14:textId="77777777" w:rsidR="00262E78" w:rsidRDefault="00262E78" w:rsidP="00262E78">
      <w:pPr>
        <w:pStyle w:val="CommentText"/>
      </w:pPr>
      <w:r>
        <w:rPr>
          <w:rStyle w:val="CommentReference"/>
        </w:rPr>
        <w:annotationRef/>
      </w:r>
      <w:r>
        <w:t xml:space="preserve">HANA Sizing report was </w:t>
      </w:r>
      <w:proofErr w:type="spellStart"/>
      <w:r>
        <w:t>executd</w:t>
      </w:r>
      <w:proofErr w:type="spellEnd"/>
      <w:r>
        <w:t xml:space="preserve"> on LP1 system. Rest of the systems are based on HANA and hence, its sizing is based on DB size and growth seen in EWA reports.</w:t>
      </w:r>
    </w:p>
  </w:comment>
  <w:comment w:id="56" w:author="Bhanawat, Arvind" w:date="2021-07-26T17:44:00Z" w:initials="BA">
    <w:p w14:paraId="5FB4BB1F" w14:textId="77777777" w:rsidR="008A10AC" w:rsidRDefault="008A10AC" w:rsidP="008A10AC">
      <w:pPr>
        <w:pStyle w:val="CommentText"/>
      </w:pPr>
      <w:r>
        <w:rPr>
          <w:rStyle w:val="CommentReference"/>
        </w:rPr>
        <w:annotationRef/>
      </w:r>
      <w:r>
        <w:t>Need to align with the contract. Involve Binoda in this.</w:t>
      </w:r>
    </w:p>
  </w:comment>
  <w:comment w:id="57" w:author="Bhanawat, Arvind" w:date="2021-07-30T15:25:00Z" w:initials="BA">
    <w:p w14:paraId="337B7479" w14:textId="77777777" w:rsidR="008A10AC" w:rsidRDefault="008A10AC" w:rsidP="008A10AC">
      <w:pPr>
        <w:pStyle w:val="CommentText"/>
      </w:pPr>
      <w:r>
        <w:t>Received the details from Binoda</w:t>
      </w:r>
      <w:r>
        <w:rPr>
          <w:rStyle w:val="CommentReference"/>
        </w:rPr>
        <w:annotationRef/>
      </w:r>
    </w:p>
  </w:comment>
  <w:comment w:id="58" w:author="Alves, Alexandre" w:date="2021-11-17T19:58:00Z" w:initials="AA">
    <w:p w14:paraId="22300220" w14:textId="77777777" w:rsidR="008A10AC" w:rsidRDefault="008A10AC" w:rsidP="008A10AC">
      <w:pPr>
        <w:pStyle w:val="CommentText"/>
      </w:pPr>
      <w:r>
        <w:rPr>
          <w:rStyle w:val="CommentReference"/>
        </w:rPr>
        <w:annotationRef/>
      </w:r>
      <w:r>
        <w:t>This information should not be here. SLA applies to the solution itself and not only the HA/DR part. I suggest this section to be 3.x instead of 3.6.x level.</w:t>
      </w:r>
    </w:p>
  </w:comment>
  <w:comment w:id="59" w:author="Alves, Alexandre" w:date="2021-11-17T20:00:00Z" w:initials="AA">
    <w:p w14:paraId="26CE59FF" w14:textId="77777777" w:rsidR="008A10AC" w:rsidRDefault="008A10AC" w:rsidP="008A10A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FE2CDA" w15:done="0"/>
  <w15:commentEx w15:paraId="640B80A8" w15:paraIdParent="5AFE2CDA" w15:done="0"/>
  <w15:commentEx w15:paraId="5A184276" w15:done="1"/>
  <w15:commentEx w15:paraId="6FBA7FEE" w15:paraIdParent="5A184276" w15:done="1"/>
  <w15:commentEx w15:paraId="60CAD036" w15:done="1"/>
  <w15:commentEx w15:paraId="5FA2801B" w15:paraIdParent="60CAD036" w15:done="1"/>
  <w15:commentEx w15:paraId="424D17FB" w15:done="1"/>
  <w15:commentEx w15:paraId="229DC6DC" w15:paraIdParent="424D17FB" w15:done="1"/>
  <w15:commentEx w15:paraId="19E2B520" w15:paraIdParent="424D17FB" w15:done="1"/>
  <w15:commentEx w15:paraId="5FB4BB1F" w15:done="0"/>
  <w15:commentEx w15:paraId="337B7479" w15:paraIdParent="5FB4BB1F" w15:done="0"/>
  <w15:commentEx w15:paraId="22300220" w15:paraIdParent="5FB4BB1F" w15:done="0"/>
  <w15:commentEx w15:paraId="26CE59FF" w15:paraIdParent="5FB4B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CD16E" w16cex:dateUtc="2021-08-10T14:20:00Z"/>
  <w16cex:commentExtensible w16cex:durableId="493A4743" w16cex:dateUtc="2021-08-16T11:01:00Z"/>
  <w16cex:commentExtensible w16cex:durableId="24A96F05" w16cex:dateUtc="2021-07-26T11:57:00Z"/>
  <w16cex:commentExtensible w16cex:durableId="018A1885" w16cex:dateUtc="2021-07-30T06:19:00Z"/>
  <w16cex:commentExtensible w16cex:durableId="24BCCC8D" w16cex:dateUtc="2021-08-10T13:59:00Z"/>
  <w16cex:commentExtensible w16cex:durableId="08CA6F88" w16cex:dateUtc="2021-08-16T10:31:00Z"/>
  <w16cex:commentExtensible w16cex:durableId="24A975F2" w16cex:dateUtc="2021-07-26T12:27:00Z"/>
  <w16cex:commentExtensible w16cex:durableId="4DA74412" w16cex:dateUtc="2021-07-26T15:38:00Z"/>
  <w16cex:commentExtensible w16cex:durableId="24AEB6AB" w16cex:dateUtc="2021-07-30T12:04:00Z"/>
  <w16cex:commentExtensible w16cex:durableId="24A97303" w16cex:dateUtc="2021-07-26T12:14:00Z"/>
  <w16cex:commentExtensible w16cex:durableId="54BFC2CD" w16cex:dateUtc="2021-07-30T09:55:00Z"/>
  <w16cex:commentExtensible w16cex:durableId="253F9E1E" w16cex:dateUtc="2021-11-17T14:28:00Z"/>
  <w16cex:commentExtensible w16cex:durableId="253F9E84" w16cex:dateUtc="2021-11-17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FE2CDA" w16cid:durableId="24BCD16E"/>
  <w16cid:commentId w16cid:paraId="640B80A8" w16cid:durableId="493A4743"/>
  <w16cid:commentId w16cid:paraId="5A184276" w16cid:durableId="24A96F05"/>
  <w16cid:commentId w16cid:paraId="6FBA7FEE" w16cid:durableId="018A1885"/>
  <w16cid:commentId w16cid:paraId="60CAD036" w16cid:durableId="24BCCC8D"/>
  <w16cid:commentId w16cid:paraId="5FA2801B" w16cid:durableId="08CA6F88"/>
  <w16cid:commentId w16cid:paraId="424D17FB" w16cid:durableId="24A975F2"/>
  <w16cid:commentId w16cid:paraId="229DC6DC" w16cid:durableId="4DA74412"/>
  <w16cid:commentId w16cid:paraId="19E2B520" w16cid:durableId="24AEB6AB"/>
  <w16cid:commentId w16cid:paraId="5FB4BB1F" w16cid:durableId="24A97303"/>
  <w16cid:commentId w16cid:paraId="337B7479" w16cid:durableId="54BFC2CD"/>
  <w16cid:commentId w16cid:paraId="22300220" w16cid:durableId="253F9E1E"/>
  <w16cid:commentId w16cid:paraId="26CE59FF" w16cid:durableId="253F9E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1FFBB" w14:textId="77777777" w:rsidR="00057200" w:rsidRDefault="00057200" w:rsidP="00F95874">
      <w:r>
        <w:separator/>
      </w:r>
    </w:p>
  </w:endnote>
  <w:endnote w:type="continuationSeparator" w:id="0">
    <w:p w14:paraId="74793964" w14:textId="77777777" w:rsidR="00057200" w:rsidRDefault="00057200" w:rsidP="00F95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B2D60" w14:textId="77777777" w:rsidR="00057200" w:rsidRDefault="00057200" w:rsidP="00F95874">
      <w:r>
        <w:separator/>
      </w:r>
    </w:p>
  </w:footnote>
  <w:footnote w:type="continuationSeparator" w:id="0">
    <w:p w14:paraId="5E5873D8" w14:textId="77777777" w:rsidR="00057200" w:rsidRDefault="00057200" w:rsidP="00F958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6BC8"/>
    <w:multiLevelType w:val="hybridMultilevel"/>
    <w:tmpl w:val="2FAE98CC"/>
    <w:lvl w:ilvl="0" w:tplc="5B94A4DC">
      <w:start w:val="1"/>
      <w:numFmt w:val="bullet"/>
      <w:lvlText w:val="▶"/>
      <w:lvlJc w:val="left"/>
      <w:pPr>
        <w:tabs>
          <w:tab w:val="num" w:pos="720"/>
        </w:tabs>
        <w:ind w:left="720" w:hanging="360"/>
      </w:pPr>
      <w:rPr>
        <w:rFonts w:ascii="Lucida Sans Unicode" w:hAnsi="Lucida Sans Unicode" w:hint="default"/>
      </w:rPr>
    </w:lvl>
    <w:lvl w:ilvl="1" w:tplc="296EEEB6">
      <w:numFmt w:val="bullet"/>
      <w:lvlText w:val="–"/>
      <w:lvlJc w:val="left"/>
      <w:pPr>
        <w:tabs>
          <w:tab w:val="num" w:pos="1440"/>
        </w:tabs>
        <w:ind w:left="1440" w:hanging="360"/>
      </w:pPr>
      <w:rPr>
        <w:rFonts w:ascii="Arial" w:hAnsi="Arial" w:hint="default"/>
      </w:rPr>
    </w:lvl>
    <w:lvl w:ilvl="2" w:tplc="64AE049C" w:tentative="1">
      <w:start w:val="1"/>
      <w:numFmt w:val="bullet"/>
      <w:lvlText w:val="▶"/>
      <w:lvlJc w:val="left"/>
      <w:pPr>
        <w:tabs>
          <w:tab w:val="num" w:pos="2160"/>
        </w:tabs>
        <w:ind w:left="2160" w:hanging="360"/>
      </w:pPr>
      <w:rPr>
        <w:rFonts w:ascii="Lucida Sans Unicode" w:hAnsi="Lucida Sans Unicode" w:hint="default"/>
      </w:rPr>
    </w:lvl>
    <w:lvl w:ilvl="3" w:tplc="395257D8" w:tentative="1">
      <w:start w:val="1"/>
      <w:numFmt w:val="bullet"/>
      <w:lvlText w:val="▶"/>
      <w:lvlJc w:val="left"/>
      <w:pPr>
        <w:tabs>
          <w:tab w:val="num" w:pos="2880"/>
        </w:tabs>
        <w:ind w:left="2880" w:hanging="360"/>
      </w:pPr>
      <w:rPr>
        <w:rFonts w:ascii="Lucida Sans Unicode" w:hAnsi="Lucida Sans Unicode" w:hint="default"/>
      </w:rPr>
    </w:lvl>
    <w:lvl w:ilvl="4" w:tplc="7A185476" w:tentative="1">
      <w:start w:val="1"/>
      <w:numFmt w:val="bullet"/>
      <w:lvlText w:val="▶"/>
      <w:lvlJc w:val="left"/>
      <w:pPr>
        <w:tabs>
          <w:tab w:val="num" w:pos="3600"/>
        </w:tabs>
        <w:ind w:left="3600" w:hanging="360"/>
      </w:pPr>
      <w:rPr>
        <w:rFonts w:ascii="Lucida Sans Unicode" w:hAnsi="Lucida Sans Unicode" w:hint="default"/>
      </w:rPr>
    </w:lvl>
    <w:lvl w:ilvl="5" w:tplc="C3A07048" w:tentative="1">
      <w:start w:val="1"/>
      <w:numFmt w:val="bullet"/>
      <w:lvlText w:val="▶"/>
      <w:lvlJc w:val="left"/>
      <w:pPr>
        <w:tabs>
          <w:tab w:val="num" w:pos="4320"/>
        </w:tabs>
        <w:ind w:left="4320" w:hanging="360"/>
      </w:pPr>
      <w:rPr>
        <w:rFonts w:ascii="Lucida Sans Unicode" w:hAnsi="Lucida Sans Unicode" w:hint="default"/>
      </w:rPr>
    </w:lvl>
    <w:lvl w:ilvl="6" w:tplc="DA70A9FE" w:tentative="1">
      <w:start w:val="1"/>
      <w:numFmt w:val="bullet"/>
      <w:lvlText w:val="▶"/>
      <w:lvlJc w:val="left"/>
      <w:pPr>
        <w:tabs>
          <w:tab w:val="num" w:pos="5040"/>
        </w:tabs>
        <w:ind w:left="5040" w:hanging="360"/>
      </w:pPr>
      <w:rPr>
        <w:rFonts w:ascii="Lucida Sans Unicode" w:hAnsi="Lucida Sans Unicode" w:hint="default"/>
      </w:rPr>
    </w:lvl>
    <w:lvl w:ilvl="7" w:tplc="E3F4A72A" w:tentative="1">
      <w:start w:val="1"/>
      <w:numFmt w:val="bullet"/>
      <w:lvlText w:val="▶"/>
      <w:lvlJc w:val="left"/>
      <w:pPr>
        <w:tabs>
          <w:tab w:val="num" w:pos="5760"/>
        </w:tabs>
        <w:ind w:left="5760" w:hanging="360"/>
      </w:pPr>
      <w:rPr>
        <w:rFonts w:ascii="Lucida Sans Unicode" w:hAnsi="Lucida Sans Unicode" w:hint="default"/>
      </w:rPr>
    </w:lvl>
    <w:lvl w:ilvl="8" w:tplc="A5D099A8" w:tentative="1">
      <w:start w:val="1"/>
      <w:numFmt w:val="bullet"/>
      <w:lvlText w:val="▶"/>
      <w:lvlJc w:val="left"/>
      <w:pPr>
        <w:tabs>
          <w:tab w:val="num" w:pos="6480"/>
        </w:tabs>
        <w:ind w:left="6480" w:hanging="360"/>
      </w:pPr>
      <w:rPr>
        <w:rFonts w:ascii="Lucida Sans Unicode" w:hAnsi="Lucida Sans Unicode" w:hint="default"/>
      </w:rPr>
    </w:lvl>
  </w:abstractNum>
  <w:abstractNum w:abstractNumId="1" w15:restartNumberingAfterBreak="0">
    <w:nsid w:val="0F671125"/>
    <w:multiLevelType w:val="hybridMultilevel"/>
    <w:tmpl w:val="58E24CB4"/>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1B27F81"/>
    <w:multiLevelType w:val="multilevel"/>
    <w:tmpl w:val="7388B7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3761124"/>
    <w:multiLevelType w:val="hybridMultilevel"/>
    <w:tmpl w:val="651667B2"/>
    <w:lvl w:ilvl="0" w:tplc="04090007">
      <w:start w:val="1"/>
      <w:numFmt w:val="bullet"/>
      <w:lvlText w:val=""/>
      <w:lvlJc w:val="left"/>
      <w:pPr>
        <w:ind w:left="720" w:hanging="360"/>
      </w:pPr>
      <w:rPr>
        <w:rFonts w:ascii="Wingdings" w:hAnsi="Wingdings" w:hint="default"/>
        <w:sz w:val="1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7541BA"/>
    <w:multiLevelType w:val="hybridMultilevel"/>
    <w:tmpl w:val="867CAB14"/>
    <w:lvl w:ilvl="0" w:tplc="40090003">
      <w:start w:val="1"/>
      <w:numFmt w:val="bullet"/>
      <w:lvlText w:val="o"/>
      <w:lvlJc w:val="left"/>
      <w:pPr>
        <w:tabs>
          <w:tab w:val="num" w:pos="720"/>
        </w:tabs>
        <w:ind w:left="720" w:hanging="360"/>
      </w:pPr>
      <w:rPr>
        <w:rFonts w:ascii="Courier New" w:hAnsi="Courier New" w:cs="Courier New" w:hint="default"/>
      </w:rPr>
    </w:lvl>
    <w:lvl w:ilvl="1" w:tplc="296EEEB6">
      <w:numFmt w:val="bullet"/>
      <w:lvlText w:val="–"/>
      <w:lvlJc w:val="left"/>
      <w:pPr>
        <w:tabs>
          <w:tab w:val="num" w:pos="1440"/>
        </w:tabs>
        <w:ind w:left="1440" w:hanging="360"/>
      </w:pPr>
      <w:rPr>
        <w:rFonts w:ascii="Arial" w:hAnsi="Arial" w:hint="default"/>
      </w:rPr>
    </w:lvl>
    <w:lvl w:ilvl="2" w:tplc="64AE049C" w:tentative="1">
      <w:start w:val="1"/>
      <w:numFmt w:val="bullet"/>
      <w:lvlText w:val="▶"/>
      <w:lvlJc w:val="left"/>
      <w:pPr>
        <w:tabs>
          <w:tab w:val="num" w:pos="2160"/>
        </w:tabs>
        <w:ind w:left="2160" w:hanging="360"/>
      </w:pPr>
      <w:rPr>
        <w:rFonts w:ascii="Lucida Sans Unicode" w:hAnsi="Lucida Sans Unicode" w:hint="default"/>
      </w:rPr>
    </w:lvl>
    <w:lvl w:ilvl="3" w:tplc="395257D8" w:tentative="1">
      <w:start w:val="1"/>
      <w:numFmt w:val="bullet"/>
      <w:lvlText w:val="▶"/>
      <w:lvlJc w:val="left"/>
      <w:pPr>
        <w:tabs>
          <w:tab w:val="num" w:pos="2880"/>
        </w:tabs>
        <w:ind w:left="2880" w:hanging="360"/>
      </w:pPr>
      <w:rPr>
        <w:rFonts w:ascii="Lucida Sans Unicode" w:hAnsi="Lucida Sans Unicode" w:hint="default"/>
      </w:rPr>
    </w:lvl>
    <w:lvl w:ilvl="4" w:tplc="7A185476" w:tentative="1">
      <w:start w:val="1"/>
      <w:numFmt w:val="bullet"/>
      <w:lvlText w:val="▶"/>
      <w:lvlJc w:val="left"/>
      <w:pPr>
        <w:tabs>
          <w:tab w:val="num" w:pos="3600"/>
        </w:tabs>
        <w:ind w:left="3600" w:hanging="360"/>
      </w:pPr>
      <w:rPr>
        <w:rFonts w:ascii="Lucida Sans Unicode" w:hAnsi="Lucida Sans Unicode" w:hint="default"/>
      </w:rPr>
    </w:lvl>
    <w:lvl w:ilvl="5" w:tplc="C3A07048" w:tentative="1">
      <w:start w:val="1"/>
      <w:numFmt w:val="bullet"/>
      <w:lvlText w:val="▶"/>
      <w:lvlJc w:val="left"/>
      <w:pPr>
        <w:tabs>
          <w:tab w:val="num" w:pos="4320"/>
        </w:tabs>
        <w:ind w:left="4320" w:hanging="360"/>
      </w:pPr>
      <w:rPr>
        <w:rFonts w:ascii="Lucida Sans Unicode" w:hAnsi="Lucida Sans Unicode" w:hint="default"/>
      </w:rPr>
    </w:lvl>
    <w:lvl w:ilvl="6" w:tplc="DA70A9FE" w:tentative="1">
      <w:start w:val="1"/>
      <w:numFmt w:val="bullet"/>
      <w:lvlText w:val="▶"/>
      <w:lvlJc w:val="left"/>
      <w:pPr>
        <w:tabs>
          <w:tab w:val="num" w:pos="5040"/>
        </w:tabs>
        <w:ind w:left="5040" w:hanging="360"/>
      </w:pPr>
      <w:rPr>
        <w:rFonts w:ascii="Lucida Sans Unicode" w:hAnsi="Lucida Sans Unicode" w:hint="default"/>
      </w:rPr>
    </w:lvl>
    <w:lvl w:ilvl="7" w:tplc="E3F4A72A" w:tentative="1">
      <w:start w:val="1"/>
      <w:numFmt w:val="bullet"/>
      <w:lvlText w:val="▶"/>
      <w:lvlJc w:val="left"/>
      <w:pPr>
        <w:tabs>
          <w:tab w:val="num" w:pos="5760"/>
        </w:tabs>
        <w:ind w:left="5760" w:hanging="360"/>
      </w:pPr>
      <w:rPr>
        <w:rFonts w:ascii="Lucida Sans Unicode" w:hAnsi="Lucida Sans Unicode" w:hint="default"/>
      </w:rPr>
    </w:lvl>
    <w:lvl w:ilvl="8" w:tplc="A5D099A8" w:tentative="1">
      <w:start w:val="1"/>
      <w:numFmt w:val="bullet"/>
      <w:lvlText w:val="▶"/>
      <w:lvlJc w:val="left"/>
      <w:pPr>
        <w:tabs>
          <w:tab w:val="num" w:pos="6480"/>
        </w:tabs>
        <w:ind w:left="6480" w:hanging="360"/>
      </w:pPr>
      <w:rPr>
        <w:rFonts w:ascii="Lucida Sans Unicode" w:hAnsi="Lucida Sans Unicode" w:hint="default"/>
      </w:rPr>
    </w:lvl>
  </w:abstractNum>
  <w:abstractNum w:abstractNumId="5" w15:restartNumberingAfterBreak="0">
    <w:nsid w:val="39047B58"/>
    <w:multiLevelType w:val="multilevel"/>
    <w:tmpl w:val="F9E672B0"/>
    <w:lvl w:ilvl="0">
      <w:start w:val="1"/>
      <w:numFmt w:val="decimal"/>
      <w:lvlText w:val="%1."/>
      <w:lvlJc w:val="left"/>
      <w:pPr>
        <w:ind w:left="720" w:hanging="360"/>
      </w:pPr>
    </w:lvl>
    <w:lvl w:ilvl="1">
      <w:start w:val="1"/>
      <w:numFmt w:val="decimal"/>
      <w:lvlText w:val="%1.%2."/>
      <w:lvlJc w:val="left"/>
      <w:pPr>
        <w:ind w:left="36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15:restartNumberingAfterBreak="0">
    <w:nsid w:val="3F1014CE"/>
    <w:multiLevelType w:val="hybridMultilevel"/>
    <w:tmpl w:val="9364CFFC"/>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965926"/>
    <w:multiLevelType w:val="hybridMultilevel"/>
    <w:tmpl w:val="161EC83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71E3519"/>
    <w:multiLevelType w:val="hybridMultilevel"/>
    <w:tmpl w:val="58E24CB4"/>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D9E6E7B"/>
    <w:multiLevelType w:val="hybridMultilevel"/>
    <w:tmpl w:val="4BB490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1"/>
  </w:num>
  <w:num w:numId="5">
    <w:abstractNumId w:val="9"/>
  </w:num>
  <w:num w:numId="6">
    <w:abstractNumId w:val="6"/>
  </w:num>
  <w:num w:numId="7">
    <w:abstractNumId w:val="0"/>
  </w:num>
  <w:num w:numId="8">
    <w:abstractNumId w:val="4"/>
  </w:num>
  <w:num w:numId="9">
    <w:abstractNumId w:val="7"/>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rin Auner">
    <w15:presenceInfo w15:providerId="AD" w15:userId="S::lorin.auner@siemens.com::59494312-910f-4203-9d6f-d7eb2c77e97a"/>
  </w15:person>
  <w15:person w15:author="Bhanawat, Arvind">
    <w15:presenceInfo w15:providerId="AD" w15:userId="S::arvind.bhanawat_atos.net#ext#@siemens.onmicrosoft.com::ec750bd9-05ee-4952-be3c-eb80ff990381"/>
  </w15:person>
  <w15:person w15:author="Bhanawat, Arvind [2]">
    <w15:presenceInfo w15:providerId="AD" w15:userId="S::arvind.bhanawat@atos.net::d0b80f94-288b-4404-9830-34ba745732b0"/>
  </w15:person>
  <w15:person w15:author="Alves, Alexandre">
    <w15:presenceInfo w15:providerId="None" w15:userId="Alves, Alexand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8F5"/>
    <w:rsid w:val="00057200"/>
    <w:rsid w:val="000B4F6E"/>
    <w:rsid w:val="000F5FB1"/>
    <w:rsid w:val="001133DE"/>
    <w:rsid w:val="002213F9"/>
    <w:rsid w:val="002240A5"/>
    <w:rsid w:val="00226432"/>
    <w:rsid w:val="00233959"/>
    <w:rsid w:val="00262E78"/>
    <w:rsid w:val="00314C8B"/>
    <w:rsid w:val="003574CB"/>
    <w:rsid w:val="003901D4"/>
    <w:rsid w:val="003A3DD6"/>
    <w:rsid w:val="0056791D"/>
    <w:rsid w:val="00710592"/>
    <w:rsid w:val="00724F0E"/>
    <w:rsid w:val="007876AD"/>
    <w:rsid w:val="007A087A"/>
    <w:rsid w:val="007E4E5F"/>
    <w:rsid w:val="008478F5"/>
    <w:rsid w:val="00887DA3"/>
    <w:rsid w:val="008A10AC"/>
    <w:rsid w:val="008A49D2"/>
    <w:rsid w:val="009C6185"/>
    <w:rsid w:val="009D6B0F"/>
    <w:rsid w:val="00AC7ED1"/>
    <w:rsid w:val="00B25DD1"/>
    <w:rsid w:val="00B67C78"/>
    <w:rsid w:val="00C72DD5"/>
    <w:rsid w:val="00C879C8"/>
    <w:rsid w:val="00C9638C"/>
    <w:rsid w:val="00CD1821"/>
    <w:rsid w:val="00D35E58"/>
    <w:rsid w:val="00D620DB"/>
    <w:rsid w:val="00DF19E5"/>
    <w:rsid w:val="00E32495"/>
    <w:rsid w:val="00E51974"/>
    <w:rsid w:val="00F33DE9"/>
    <w:rsid w:val="00F95874"/>
    <w:rsid w:val="00FE2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36D6B"/>
  <w15:chartTrackingRefBased/>
  <w15:docId w15:val="{72729EA9-39C7-4C13-B890-1763F6574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8F5"/>
    <w:pPr>
      <w:spacing w:after="0" w:line="240" w:lineRule="auto"/>
    </w:pPr>
    <w:rPr>
      <w:rFonts w:ascii="Arial" w:eastAsia="Times New Roman" w:hAnsi="Arial" w:cs="Times New Roman"/>
      <w:sz w:val="20"/>
      <w:szCs w:val="24"/>
      <w:lang w:val="en-GB" w:eastAsia="cs-CZ"/>
    </w:rPr>
  </w:style>
  <w:style w:type="paragraph" w:styleId="Heading1">
    <w:name w:val="heading 1"/>
    <w:basedOn w:val="Normal"/>
    <w:next w:val="Normal"/>
    <w:link w:val="Heading1Char"/>
    <w:uiPriority w:val="9"/>
    <w:qFormat/>
    <w:rsid w:val="008478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78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2A70"/>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8F5"/>
    <w:rPr>
      <w:rFonts w:asciiTheme="majorHAnsi" w:eastAsiaTheme="majorEastAsia" w:hAnsiTheme="majorHAnsi" w:cstheme="majorBidi"/>
      <w:color w:val="2F5496" w:themeColor="accent1" w:themeShade="BF"/>
      <w:sz w:val="32"/>
      <w:szCs w:val="32"/>
      <w:lang w:val="en-GB" w:eastAsia="cs-CZ"/>
    </w:rPr>
  </w:style>
  <w:style w:type="character" w:customStyle="1" w:styleId="Heading2Char">
    <w:name w:val="Heading 2 Char"/>
    <w:basedOn w:val="DefaultParagraphFont"/>
    <w:link w:val="Heading2"/>
    <w:uiPriority w:val="9"/>
    <w:rsid w:val="008478F5"/>
    <w:rPr>
      <w:rFonts w:asciiTheme="majorHAnsi" w:eastAsiaTheme="majorEastAsia" w:hAnsiTheme="majorHAnsi" w:cstheme="majorBidi"/>
      <w:color w:val="2F5496" w:themeColor="accent1" w:themeShade="BF"/>
      <w:sz w:val="26"/>
      <w:szCs w:val="26"/>
      <w:lang w:val="en-GB" w:eastAsia="cs-CZ"/>
    </w:rPr>
  </w:style>
  <w:style w:type="character" w:styleId="CommentReference">
    <w:name w:val="annotation reference"/>
    <w:basedOn w:val="DefaultParagraphFont"/>
    <w:uiPriority w:val="99"/>
    <w:semiHidden/>
    <w:unhideWhenUsed/>
    <w:rsid w:val="002213F9"/>
    <w:rPr>
      <w:sz w:val="16"/>
      <w:szCs w:val="16"/>
    </w:rPr>
  </w:style>
  <w:style w:type="paragraph" w:styleId="CommentText">
    <w:name w:val="annotation text"/>
    <w:basedOn w:val="Normal"/>
    <w:link w:val="CommentTextChar"/>
    <w:uiPriority w:val="99"/>
    <w:semiHidden/>
    <w:unhideWhenUsed/>
    <w:rsid w:val="002213F9"/>
    <w:rPr>
      <w:szCs w:val="20"/>
    </w:rPr>
  </w:style>
  <w:style w:type="character" w:customStyle="1" w:styleId="CommentTextChar">
    <w:name w:val="Comment Text Char"/>
    <w:basedOn w:val="DefaultParagraphFont"/>
    <w:link w:val="CommentText"/>
    <w:uiPriority w:val="99"/>
    <w:semiHidden/>
    <w:rsid w:val="002213F9"/>
    <w:rPr>
      <w:rFonts w:ascii="Arial" w:eastAsia="Times New Roman" w:hAnsi="Arial" w:cs="Times New Roman"/>
      <w:sz w:val="20"/>
      <w:szCs w:val="20"/>
      <w:lang w:val="en-GB" w:eastAsia="cs-CZ"/>
    </w:rPr>
  </w:style>
  <w:style w:type="table" w:styleId="GridTable4-Accent2">
    <w:name w:val="Grid Table 4 Accent 2"/>
    <w:basedOn w:val="TableNormal"/>
    <w:uiPriority w:val="49"/>
    <w:rsid w:val="002213F9"/>
    <w:pPr>
      <w:spacing w:after="0" w:line="240" w:lineRule="auto"/>
    </w:pPr>
    <w:rPr>
      <w:lang w:val="en-I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0F5FB1"/>
    <w:pPr>
      <w:ind w:left="720"/>
      <w:contextualSpacing/>
    </w:pPr>
  </w:style>
  <w:style w:type="character" w:customStyle="1" w:styleId="Heading3Char">
    <w:name w:val="Heading 3 Char"/>
    <w:basedOn w:val="DefaultParagraphFont"/>
    <w:link w:val="Heading3"/>
    <w:uiPriority w:val="9"/>
    <w:rsid w:val="00FE2A70"/>
    <w:rPr>
      <w:rFonts w:asciiTheme="majorHAnsi" w:eastAsiaTheme="majorEastAsia" w:hAnsiTheme="majorHAnsi" w:cstheme="majorBidi"/>
      <w:color w:val="1F3763" w:themeColor="accent1" w:themeShade="7F"/>
      <w:sz w:val="24"/>
      <w:szCs w:val="24"/>
      <w:lang w:val="en-GB" w:eastAsia="cs-CZ"/>
    </w:rPr>
  </w:style>
  <w:style w:type="character" w:styleId="Hyperlink">
    <w:name w:val="Hyperlink"/>
    <w:basedOn w:val="DefaultParagraphFont"/>
    <w:uiPriority w:val="99"/>
    <w:unhideWhenUsed/>
    <w:rsid w:val="008A10AC"/>
    <w:rPr>
      <w:color w:val="0563C1" w:themeColor="hyperlink"/>
      <w:u w:val="single"/>
    </w:rPr>
  </w:style>
  <w:style w:type="character" w:styleId="UnresolvedMention">
    <w:name w:val="Unresolved Mention"/>
    <w:basedOn w:val="DefaultParagraphFont"/>
    <w:uiPriority w:val="99"/>
    <w:semiHidden/>
    <w:unhideWhenUsed/>
    <w:rsid w:val="008A10AC"/>
    <w:rPr>
      <w:color w:val="605E5C"/>
      <w:shd w:val="clear" w:color="auto" w:fill="E1DFDD"/>
    </w:rPr>
  </w:style>
  <w:style w:type="paragraph" w:styleId="TOCHeading">
    <w:name w:val="TOC Heading"/>
    <w:basedOn w:val="Heading1"/>
    <w:next w:val="Normal"/>
    <w:uiPriority w:val="39"/>
    <w:unhideWhenUsed/>
    <w:qFormat/>
    <w:rsid w:val="00C72DD5"/>
    <w:pPr>
      <w:spacing w:line="259" w:lineRule="auto"/>
      <w:outlineLvl w:val="9"/>
    </w:pPr>
    <w:rPr>
      <w:lang w:val="en-US" w:eastAsia="en-US"/>
    </w:rPr>
  </w:style>
  <w:style w:type="paragraph" w:styleId="TOC1">
    <w:name w:val="toc 1"/>
    <w:basedOn w:val="Normal"/>
    <w:next w:val="Normal"/>
    <w:autoRedefine/>
    <w:uiPriority w:val="39"/>
    <w:unhideWhenUsed/>
    <w:rsid w:val="00C72DD5"/>
    <w:pPr>
      <w:spacing w:after="100"/>
    </w:pPr>
  </w:style>
  <w:style w:type="paragraph" w:styleId="TOC2">
    <w:name w:val="toc 2"/>
    <w:basedOn w:val="Normal"/>
    <w:next w:val="Normal"/>
    <w:autoRedefine/>
    <w:uiPriority w:val="39"/>
    <w:unhideWhenUsed/>
    <w:rsid w:val="00C72DD5"/>
    <w:pPr>
      <w:spacing w:after="100"/>
      <w:ind w:left="200"/>
    </w:pPr>
  </w:style>
  <w:style w:type="paragraph" w:styleId="TOC3">
    <w:name w:val="toc 3"/>
    <w:basedOn w:val="Normal"/>
    <w:next w:val="Normal"/>
    <w:autoRedefine/>
    <w:uiPriority w:val="39"/>
    <w:unhideWhenUsed/>
    <w:rsid w:val="00C72DD5"/>
    <w:pPr>
      <w:spacing w:after="100"/>
      <w:ind w:left="400"/>
    </w:pPr>
  </w:style>
  <w:style w:type="paragraph" w:styleId="CommentSubject">
    <w:name w:val="annotation subject"/>
    <w:basedOn w:val="CommentText"/>
    <w:next w:val="CommentText"/>
    <w:link w:val="CommentSubjectChar"/>
    <w:uiPriority w:val="99"/>
    <w:semiHidden/>
    <w:unhideWhenUsed/>
    <w:rsid w:val="000B4F6E"/>
    <w:rPr>
      <w:b/>
      <w:bCs/>
    </w:rPr>
  </w:style>
  <w:style w:type="character" w:customStyle="1" w:styleId="CommentSubjectChar">
    <w:name w:val="Comment Subject Char"/>
    <w:basedOn w:val="CommentTextChar"/>
    <w:link w:val="CommentSubject"/>
    <w:uiPriority w:val="99"/>
    <w:semiHidden/>
    <w:rsid w:val="000B4F6E"/>
    <w:rPr>
      <w:rFonts w:ascii="Arial" w:eastAsia="Times New Roman" w:hAnsi="Arial" w:cs="Times New Roman"/>
      <w:b/>
      <w:bCs/>
      <w:sz w:val="20"/>
      <w:szCs w:val="20"/>
      <w:lang w:val="en-GB"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85703">
      <w:bodyDiv w:val="1"/>
      <w:marLeft w:val="0"/>
      <w:marRight w:val="0"/>
      <w:marTop w:val="0"/>
      <w:marBottom w:val="0"/>
      <w:divBdr>
        <w:top w:val="none" w:sz="0" w:space="0" w:color="auto"/>
        <w:left w:val="none" w:sz="0" w:space="0" w:color="auto"/>
        <w:bottom w:val="none" w:sz="0" w:space="0" w:color="auto"/>
        <w:right w:val="none" w:sz="0" w:space="0" w:color="auto"/>
      </w:divBdr>
    </w:div>
    <w:div w:id="1211304256">
      <w:bodyDiv w:val="1"/>
      <w:marLeft w:val="0"/>
      <w:marRight w:val="0"/>
      <w:marTop w:val="0"/>
      <w:marBottom w:val="0"/>
      <w:divBdr>
        <w:top w:val="none" w:sz="0" w:space="0" w:color="auto"/>
        <w:left w:val="none" w:sz="0" w:space="0" w:color="auto"/>
        <w:bottom w:val="none" w:sz="0" w:space="0" w:color="auto"/>
        <w:right w:val="none" w:sz="0" w:space="0" w:color="auto"/>
      </w:divBdr>
    </w:div>
    <w:div w:id="1580214514">
      <w:bodyDiv w:val="1"/>
      <w:marLeft w:val="0"/>
      <w:marRight w:val="0"/>
      <w:marTop w:val="0"/>
      <w:marBottom w:val="0"/>
      <w:divBdr>
        <w:top w:val="none" w:sz="0" w:space="0" w:color="auto"/>
        <w:left w:val="none" w:sz="0" w:space="0" w:color="auto"/>
        <w:bottom w:val="none" w:sz="0" w:space="0" w:color="auto"/>
        <w:right w:val="none" w:sz="0" w:space="0" w:color="auto"/>
      </w:divBdr>
    </w:div>
    <w:div w:id="200300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cid:image001.png@01D83EFE.65F80D00"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cs.microsoft.com/en-us/azure/availability-zones/az-overview"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cid:image006.png@01D7F27F.F6DC9AA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azure.microsoft.com/en-us/global-infrastructure/services/?products=storage&amp;regions=europe-west,europe-north,us-east,us-central,asia-pacific-east,asia-pacific-southeast,china-north,china-east,china-east-2,china-north-2" TargetMode="External"/><Relationship Id="rId27" Type="http://schemas.openxmlformats.org/officeDocument/2006/relationships/hyperlink" Target="https://github.com/Azure/SAP-on-Azure-Scripts-and-Utilities/tree/main/AvZone-Latency-Test" TargetMode="External"/><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52363-FC55-40DA-A8E6-DCEC6C5C7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16</Pages>
  <Words>3019</Words>
  <Characters>17213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SUBRAMANIAM, VIJAY</dc:creator>
  <cp:keywords/>
  <dc:description/>
  <cp:lastModifiedBy>SUBRAMANIAM, VIJAY</cp:lastModifiedBy>
  <cp:revision>5</cp:revision>
  <dcterms:created xsi:type="dcterms:W3CDTF">2022-04-21T12:06:00Z</dcterms:created>
  <dcterms:modified xsi:type="dcterms:W3CDTF">2022-04-28T13:53:00Z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2022-04-08T20:43:39Z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8647c615-e5b8-45bc-b2af-68db19346cd2</vt:lpwstr>
  </property>
  <property fmtid="{D5CDD505-2E9C-101B-9397-08002B2CF9AE}" pid="8" name="MSIP_Label_e463cba9-5f6c-478d-9329-7b2295e4e8ed_ContentBits">
    <vt:lpwstr>0</vt:lpwstr>
  </property>
</Properties>
</file>